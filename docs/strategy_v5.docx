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BB3FA" w14:textId="77777777" w:rsidR="00DA0C49" w:rsidRDefault="00B10EEA">
      <w:pPr>
        <w:pStyle w:val="Title"/>
      </w:pPr>
      <w:r>
        <w:t>KrisnnAI RCM</w:t>
      </w:r>
    </w:p>
    <w:p w14:paraId="66245DCD" w14:textId="77777777" w:rsidR="00DA0C49" w:rsidRDefault="00B10EEA">
      <w:pPr>
        <w:pStyle w:val="Title"/>
      </w:pPr>
      <w:r>
        <w:t>Advanced Intelligent Automation Platform</w:t>
      </w:r>
    </w:p>
    <w:p w14:paraId="1C2F7577" w14:textId="77777777" w:rsidR="00DA0C49" w:rsidRDefault="00B10EEA">
      <w:pPr>
        <w:pStyle w:val="Subtitle"/>
      </w:pPr>
      <w:r>
        <w:t>Internal Product &amp; Build Strategy | Discussion Draft</w:t>
      </w:r>
    </w:p>
    <w:p w14:paraId="63BA1099" w14:textId="77777777" w:rsidR="00DA0C49" w:rsidRDefault="00DA0C49"/>
    <w:tbl>
      <w:tblPr>
        <w:tblW w:w="0" w:type="auto"/>
        <w:jc w:val="center"/>
        <w:tblLook w:val="04A0" w:firstRow="1" w:lastRow="0" w:firstColumn="1" w:lastColumn="0" w:noHBand="0" w:noVBand="1"/>
      </w:tblPr>
      <w:tblGrid>
        <w:gridCol w:w="10224"/>
      </w:tblGrid>
      <w:tr w:rsidR="00DA0C49" w14:paraId="6469DAED" w14:textId="77777777">
        <w:trPr>
          <w:cantSplit/>
          <w:jc w:val="center"/>
        </w:trPr>
        <w:tc>
          <w:tcPr>
            <w:tcW w:w="10224" w:type="dxa"/>
            <w:shd w:val="clear" w:color="auto" w:fill="EAF2F8"/>
            <w:tcMar>
              <w:top w:w="110" w:type="dxa"/>
              <w:left w:w="140" w:type="dxa"/>
              <w:bottom w:w="110" w:type="dxa"/>
              <w:right w:w="140" w:type="dxa"/>
            </w:tcMar>
          </w:tcPr>
          <w:p w14:paraId="741BAA86" w14:textId="77777777" w:rsidR="00DA0C49" w:rsidRDefault="00B10EEA">
            <w:proofErr w:type="gramStart"/>
            <w:r>
              <w:rPr>
                <w:b/>
                <w:color w:val="17365D"/>
              </w:rPr>
              <w:t xml:space="preserve">Purpose  </w:t>
            </w:r>
            <w:r>
              <w:t>Define</w:t>
            </w:r>
            <w:proofErr w:type="gramEnd"/>
            <w:r>
              <w:t xml:space="preserve"> the next product architecture, automation roadmap and delivery plan for an advanced US healthcare revenue cycle management platform that can detect revenue leakage, decide the next best action, execute approved work, verify the financial outcome and continuously improve.</w:t>
            </w:r>
          </w:p>
        </w:tc>
      </w:tr>
    </w:tbl>
    <w:p w14:paraId="4C00A6DD" w14:textId="77777777" w:rsidR="00DA0C49" w:rsidRDefault="00DA0C49">
      <w:pPr>
        <w:spacing w:after="0"/>
      </w:pPr>
    </w:p>
    <w:tbl>
      <w:tblPr>
        <w:tblStyle w:val="TableGrid"/>
        <w:tblW w:w="0" w:type="auto"/>
        <w:jc w:val="center"/>
        <w:tblLook w:val="04A0" w:firstRow="1" w:lastRow="0" w:firstColumn="1" w:lastColumn="0" w:noHBand="0" w:noVBand="1"/>
      </w:tblPr>
      <w:tblGrid>
        <w:gridCol w:w="5107"/>
        <w:gridCol w:w="5107"/>
      </w:tblGrid>
      <w:tr w:rsidR="00DA0C49" w14:paraId="16AB6956" w14:textId="77777777">
        <w:trPr>
          <w:cantSplit/>
          <w:jc w:val="center"/>
        </w:trPr>
        <w:tc>
          <w:tcPr>
            <w:tcW w:w="5112" w:type="dxa"/>
            <w:shd w:val="clear" w:color="auto" w:fill="D9EAF7"/>
            <w:tcMar>
              <w:top w:w="80" w:type="dxa"/>
              <w:left w:w="80" w:type="dxa"/>
              <w:bottom w:w="80" w:type="dxa"/>
              <w:right w:w="80" w:type="dxa"/>
            </w:tcMar>
            <w:vAlign w:val="center"/>
          </w:tcPr>
          <w:p w14:paraId="500E5449" w14:textId="77777777" w:rsidR="00DA0C49" w:rsidRDefault="00B10EEA">
            <w:pPr>
              <w:spacing w:after="0"/>
            </w:pPr>
            <w:r>
              <w:rPr>
                <w:b/>
                <w:color w:val="17365D"/>
                <w:sz w:val="18"/>
              </w:rPr>
              <w:t>Status</w:t>
            </w:r>
          </w:p>
        </w:tc>
        <w:tc>
          <w:tcPr>
            <w:tcW w:w="5112" w:type="dxa"/>
            <w:shd w:val="clear" w:color="auto" w:fill="F3F6F9"/>
            <w:tcMar>
              <w:top w:w="80" w:type="dxa"/>
              <w:left w:w="80" w:type="dxa"/>
              <w:bottom w:w="80" w:type="dxa"/>
              <w:right w:w="80" w:type="dxa"/>
            </w:tcMar>
            <w:vAlign w:val="center"/>
          </w:tcPr>
          <w:p w14:paraId="50C452DB" w14:textId="77777777" w:rsidR="00DA0C49" w:rsidRDefault="00B10EEA">
            <w:pPr>
              <w:spacing w:after="0"/>
            </w:pPr>
            <w:r>
              <w:rPr>
                <w:sz w:val="18"/>
              </w:rPr>
              <w:t>Internal discussion draft</w:t>
            </w:r>
            <w:ins w:id="0" w:author="Claude" w:date="2026-10-02T09:00:00Z">
              <w:r>
                <w:rPr>
                  <w:sz w:val="18"/>
                </w:rPr>
                <w:t xml:space="preserve"> – v5 redline: Product Owner and Engineering Head review (tracked changes)</w:t>
              </w:r>
            </w:ins>
          </w:p>
        </w:tc>
      </w:tr>
      <w:tr w:rsidR="00DA0C49" w14:paraId="3351C5F3" w14:textId="77777777">
        <w:trPr>
          <w:cantSplit/>
          <w:jc w:val="center"/>
        </w:trPr>
        <w:tc>
          <w:tcPr>
            <w:tcW w:w="5112" w:type="dxa"/>
            <w:shd w:val="clear" w:color="auto" w:fill="D9EAF7"/>
            <w:tcMar>
              <w:top w:w="80" w:type="dxa"/>
              <w:left w:w="80" w:type="dxa"/>
              <w:bottom w:w="80" w:type="dxa"/>
              <w:right w:w="80" w:type="dxa"/>
            </w:tcMar>
            <w:vAlign w:val="center"/>
          </w:tcPr>
          <w:p w14:paraId="48F4D08C" w14:textId="77777777" w:rsidR="00DA0C49" w:rsidRDefault="00B10EEA">
            <w:pPr>
              <w:spacing w:after="0"/>
            </w:pPr>
            <w:r>
              <w:rPr>
                <w:b/>
                <w:color w:val="17365D"/>
                <w:sz w:val="18"/>
              </w:rPr>
              <w:t>Date</w:t>
            </w:r>
          </w:p>
        </w:tc>
        <w:tc>
          <w:tcPr>
            <w:tcW w:w="5112" w:type="dxa"/>
            <w:tcMar>
              <w:top w:w="80" w:type="dxa"/>
              <w:left w:w="80" w:type="dxa"/>
              <w:bottom w:w="80" w:type="dxa"/>
              <w:right w:w="80" w:type="dxa"/>
            </w:tcMar>
            <w:vAlign w:val="center"/>
          </w:tcPr>
          <w:p w14:paraId="72F16F8F" w14:textId="77777777" w:rsidR="00DA0C49" w:rsidRDefault="00B10EEA">
            <w:pPr>
              <w:spacing w:after="0"/>
            </w:pPr>
            <w:r>
              <w:rPr>
                <w:sz w:val="18"/>
              </w:rPr>
              <w:t>02 October 2026</w:t>
            </w:r>
          </w:p>
        </w:tc>
      </w:tr>
      <w:tr w:rsidR="00DA0C49" w14:paraId="7E2BF03A" w14:textId="77777777">
        <w:trPr>
          <w:cantSplit/>
          <w:jc w:val="center"/>
        </w:trPr>
        <w:tc>
          <w:tcPr>
            <w:tcW w:w="5112" w:type="dxa"/>
            <w:shd w:val="clear" w:color="auto" w:fill="D9EAF7"/>
            <w:tcMar>
              <w:top w:w="80" w:type="dxa"/>
              <w:left w:w="80" w:type="dxa"/>
              <w:bottom w:w="80" w:type="dxa"/>
              <w:right w:w="80" w:type="dxa"/>
            </w:tcMar>
            <w:vAlign w:val="center"/>
          </w:tcPr>
          <w:p w14:paraId="6323BEA3" w14:textId="77777777" w:rsidR="00DA0C49" w:rsidRDefault="00B10EEA">
            <w:pPr>
              <w:spacing w:after="0"/>
            </w:pPr>
            <w:r>
              <w:rPr>
                <w:b/>
                <w:color w:val="17365D"/>
                <w:sz w:val="18"/>
              </w:rPr>
              <w:t>Audience</w:t>
            </w:r>
          </w:p>
        </w:tc>
        <w:tc>
          <w:tcPr>
            <w:tcW w:w="5112" w:type="dxa"/>
            <w:shd w:val="clear" w:color="auto" w:fill="F3F6F9"/>
            <w:tcMar>
              <w:top w:w="80" w:type="dxa"/>
              <w:left w:w="80" w:type="dxa"/>
              <w:bottom w:w="80" w:type="dxa"/>
              <w:right w:w="80" w:type="dxa"/>
            </w:tcMar>
            <w:vAlign w:val="center"/>
          </w:tcPr>
          <w:p w14:paraId="6D55585E" w14:textId="77777777" w:rsidR="00DA0C49" w:rsidRDefault="00B10EEA">
            <w:pPr>
              <w:spacing w:after="0"/>
            </w:pPr>
            <w:r>
              <w:rPr>
                <w:sz w:val="18"/>
              </w:rPr>
              <w:t>Product, engineering, RCM operations, compliance, data/AI, implementation and leadership</w:t>
            </w:r>
          </w:p>
        </w:tc>
      </w:tr>
      <w:tr w:rsidR="00DA0C49" w14:paraId="04E12BB0" w14:textId="77777777">
        <w:trPr>
          <w:cantSplit/>
          <w:jc w:val="center"/>
        </w:trPr>
        <w:tc>
          <w:tcPr>
            <w:tcW w:w="5112" w:type="dxa"/>
            <w:shd w:val="clear" w:color="auto" w:fill="D9EAF7"/>
            <w:tcMar>
              <w:top w:w="80" w:type="dxa"/>
              <w:left w:w="80" w:type="dxa"/>
              <w:bottom w:w="80" w:type="dxa"/>
              <w:right w:w="80" w:type="dxa"/>
            </w:tcMar>
            <w:vAlign w:val="center"/>
          </w:tcPr>
          <w:p w14:paraId="76ABD86E" w14:textId="77777777" w:rsidR="00DA0C49" w:rsidRDefault="00B10EEA">
            <w:pPr>
              <w:spacing w:after="0"/>
            </w:pPr>
            <w:r>
              <w:rPr>
                <w:b/>
                <w:color w:val="17365D"/>
                <w:sz w:val="18"/>
              </w:rPr>
              <w:t>Primary objective</w:t>
            </w:r>
          </w:p>
        </w:tc>
        <w:tc>
          <w:tcPr>
            <w:tcW w:w="5112" w:type="dxa"/>
            <w:tcMar>
              <w:top w:w="80" w:type="dxa"/>
              <w:left w:w="80" w:type="dxa"/>
              <w:bottom w:w="80" w:type="dxa"/>
              <w:right w:w="80" w:type="dxa"/>
            </w:tcMar>
            <w:vAlign w:val="center"/>
          </w:tcPr>
          <w:p w14:paraId="399ADB70" w14:textId="77777777" w:rsidR="00DA0C49" w:rsidRDefault="00B10EEA">
            <w:pPr>
              <w:spacing w:after="0"/>
            </w:pPr>
            <w:r>
              <w:rPr>
                <w:sz w:val="18"/>
              </w:rPr>
              <w:t>Agree the first production-grade automation stack and 180-day build plan</w:t>
            </w:r>
          </w:p>
        </w:tc>
      </w:tr>
      <w:tr w:rsidR="00DA0C49" w14:paraId="02493B6D" w14:textId="77777777">
        <w:trPr>
          <w:cantSplit/>
          <w:jc w:val="center"/>
        </w:trPr>
        <w:tc>
          <w:tcPr>
            <w:tcW w:w="5112" w:type="dxa"/>
            <w:shd w:val="clear" w:color="auto" w:fill="D9EAF7"/>
            <w:tcMar>
              <w:top w:w="80" w:type="dxa"/>
              <w:left w:w="80" w:type="dxa"/>
              <w:bottom w:w="80" w:type="dxa"/>
              <w:right w:w="80" w:type="dxa"/>
            </w:tcMar>
            <w:vAlign w:val="center"/>
          </w:tcPr>
          <w:p w14:paraId="4D55A3CD" w14:textId="77777777" w:rsidR="00DA0C49" w:rsidRDefault="00B10EEA">
            <w:pPr>
              <w:spacing w:after="0"/>
            </w:pPr>
            <w:r>
              <w:rPr>
                <w:b/>
                <w:color w:val="17365D"/>
                <w:sz w:val="18"/>
              </w:rPr>
              <w:t>Confidentiality</w:t>
            </w:r>
          </w:p>
        </w:tc>
        <w:tc>
          <w:tcPr>
            <w:tcW w:w="5112" w:type="dxa"/>
            <w:shd w:val="clear" w:color="auto" w:fill="F3F6F9"/>
            <w:tcMar>
              <w:top w:w="80" w:type="dxa"/>
              <w:left w:w="80" w:type="dxa"/>
              <w:bottom w:w="80" w:type="dxa"/>
              <w:right w:w="80" w:type="dxa"/>
            </w:tcMar>
            <w:vAlign w:val="center"/>
          </w:tcPr>
          <w:p w14:paraId="6979D765" w14:textId="77777777" w:rsidR="00DA0C49" w:rsidRDefault="00B10EEA">
            <w:pPr>
              <w:spacing w:after="0"/>
            </w:pPr>
            <w:r>
              <w:rPr>
                <w:sz w:val="18"/>
              </w:rPr>
              <w:t>Internal only – not for client distribution</w:t>
            </w:r>
          </w:p>
        </w:tc>
      </w:tr>
    </w:tbl>
    <w:p w14:paraId="4E797021" w14:textId="77777777" w:rsidR="00DA0C49" w:rsidRDefault="00DA0C49"/>
    <w:p w14:paraId="23CF904A" w14:textId="77777777" w:rsidR="00DA0C49" w:rsidRDefault="00B10EEA">
      <w:pPr>
        <w:jc w:val="center"/>
      </w:pPr>
      <w:r>
        <w:rPr>
          <w:b/>
          <w:color w:val="1F4E79"/>
          <w:sz w:val="24"/>
        </w:rPr>
        <w:t>Product thesis: from RCM analytics to an outcome-driven autonomous revenue operations platform.</w:t>
      </w:r>
    </w:p>
    <w:p w14:paraId="6CDF1962" w14:textId="77777777" w:rsidR="00DA0C49" w:rsidRDefault="00B10EEA">
      <w:r>
        <w:br w:type="page"/>
      </w:r>
    </w:p>
    <w:sdt>
      <w:sdtPr>
        <w:id w:val="-30341704"/>
        <w:docPartObj>
          <w:docPartGallery w:val="Table of Contents"/>
          <w:docPartUnique/>
        </w:docPartObj>
      </w:sdtPr>
      <w:sdtEndPr>
        <w:rPr>
          <w:rFonts w:ascii="Aptos" w:eastAsiaTheme="minorEastAsia" w:hAnsi="Aptos" w:cstheme="minorBidi"/>
          <w:noProof/>
          <w:color w:val="auto"/>
          <w:sz w:val="19"/>
          <w:szCs w:val="22"/>
        </w:rPr>
      </w:sdtEndPr>
      <w:sdtContent>
        <w:p w14:paraId="692E9014" w14:textId="2BE9B7C5" w:rsidR="00E9509F" w:rsidRDefault="00E9509F">
          <w:pPr>
            <w:pStyle w:val="TOCHeading"/>
          </w:pPr>
          <w:r>
            <w:t>Table of Contents</w:t>
          </w:r>
        </w:p>
        <w:p w14:paraId="6A539852" w14:textId="076A1745" w:rsidR="00213F26" w:rsidRDefault="00E9509F">
          <w:pPr>
            <w:pStyle w:val="TOC1"/>
            <w:rPr>
              <w:rFonts w:asciiTheme="minorHAnsi" w:hAnsiTheme="minorHAnsi"/>
              <w:noProof/>
              <w:kern w:val="2"/>
              <w:sz w:val="24"/>
              <w:szCs w:val="24"/>
              <w:lang w:val="en-IN" w:eastAsia="en-IN"/>
              <w14:ligatures w14:val="standardContextual"/>
            </w:rPr>
          </w:pPr>
          <w:r>
            <w:fldChar w:fldCharType="begin"/>
          </w:r>
          <w:r>
            <w:instrText xml:space="preserve"> TOC \o "1-3" \h \z \u </w:instrText>
          </w:r>
          <w:r>
            <w:fldChar w:fldCharType="separate"/>
          </w:r>
          <w:hyperlink w:anchor="_Toc242031634" w:history="1">
            <w:r w:rsidR="00213F26" w:rsidRPr="009D64AC">
              <w:rPr>
                <w:rStyle w:val="Hyperlink"/>
                <w:noProof/>
              </w:rPr>
              <w:t>1. Executive intent</w:t>
            </w:r>
            <w:r w:rsidR="00213F26">
              <w:rPr>
                <w:noProof/>
                <w:webHidden/>
              </w:rPr>
              <w:tab/>
            </w:r>
            <w:r w:rsidR="00213F26">
              <w:rPr>
                <w:noProof/>
                <w:webHidden/>
              </w:rPr>
              <w:fldChar w:fldCharType="begin"/>
            </w:r>
            <w:r w:rsidR="00213F26">
              <w:rPr>
                <w:noProof/>
                <w:webHidden/>
              </w:rPr>
              <w:instrText xml:space="preserve"> PAGEREF _Toc242031634 \h </w:instrText>
            </w:r>
            <w:r w:rsidR="00213F26">
              <w:rPr>
                <w:noProof/>
                <w:webHidden/>
              </w:rPr>
            </w:r>
            <w:r w:rsidR="00213F26">
              <w:rPr>
                <w:noProof/>
                <w:webHidden/>
              </w:rPr>
              <w:fldChar w:fldCharType="separate"/>
            </w:r>
            <w:r w:rsidR="00213F26">
              <w:rPr>
                <w:noProof/>
                <w:webHidden/>
              </w:rPr>
              <w:t>5</w:t>
            </w:r>
            <w:r w:rsidR="00213F26">
              <w:rPr>
                <w:noProof/>
                <w:webHidden/>
              </w:rPr>
              <w:fldChar w:fldCharType="end"/>
            </w:r>
          </w:hyperlink>
        </w:p>
        <w:p w14:paraId="24077209" w14:textId="2E1DA1D5" w:rsidR="00213F26" w:rsidRDefault="00213F26">
          <w:pPr>
            <w:pStyle w:val="TOC2"/>
            <w:rPr>
              <w:rFonts w:asciiTheme="minorHAnsi" w:hAnsiTheme="minorHAnsi"/>
              <w:noProof/>
              <w:kern w:val="2"/>
              <w:sz w:val="24"/>
              <w:szCs w:val="24"/>
              <w:lang w:val="en-IN" w:eastAsia="en-IN"/>
              <w14:ligatures w14:val="standardContextual"/>
            </w:rPr>
          </w:pPr>
          <w:hyperlink w:anchor="_Toc242031635" w:history="1">
            <w:r w:rsidRPr="009D64AC">
              <w:rPr>
                <w:rStyle w:val="Hyperlink"/>
                <w:noProof/>
              </w:rPr>
              <w:t>Decisions this document is designed to drive</w:t>
            </w:r>
            <w:r>
              <w:rPr>
                <w:noProof/>
                <w:webHidden/>
              </w:rPr>
              <w:tab/>
            </w:r>
            <w:r>
              <w:rPr>
                <w:noProof/>
                <w:webHidden/>
              </w:rPr>
              <w:fldChar w:fldCharType="begin"/>
            </w:r>
            <w:r>
              <w:rPr>
                <w:noProof/>
                <w:webHidden/>
              </w:rPr>
              <w:instrText xml:space="preserve"> PAGEREF _Toc242031635 \h </w:instrText>
            </w:r>
            <w:r>
              <w:rPr>
                <w:noProof/>
                <w:webHidden/>
              </w:rPr>
            </w:r>
            <w:r>
              <w:rPr>
                <w:noProof/>
                <w:webHidden/>
              </w:rPr>
              <w:fldChar w:fldCharType="separate"/>
            </w:r>
            <w:r>
              <w:rPr>
                <w:noProof/>
                <w:webHidden/>
              </w:rPr>
              <w:t>5</w:t>
            </w:r>
            <w:r>
              <w:rPr>
                <w:noProof/>
                <w:webHidden/>
              </w:rPr>
              <w:fldChar w:fldCharType="end"/>
            </w:r>
          </w:hyperlink>
        </w:p>
        <w:p w14:paraId="4CAE7A7E" w14:textId="4F7B80C5" w:rsidR="00213F26" w:rsidRDefault="00213F26">
          <w:pPr>
            <w:pStyle w:val="TOC1"/>
            <w:rPr>
              <w:rFonts w:asciiTheme="minorHAnsi" w:hAnsiTheme="minorHAnsi"/>
              <w:noProof/>
              <w:kern w:val="2"/>
              <w:sz w:val="24"/>
              <w:szCs w:val="24"/>
              <w:lang w:val="en-IN" w:eastAsia="en-IN"/>
              <w14:ligatures w14:val="standardContextual"/>
            </w:rPr>
          </w:pPr>
          <w:hyperlink w:anchor="_Toc242031636" w:history="1">
            <w:r w:rsidRPr="009D64AC">
              <w:rPr>
                <w:rStyle w:val="Hyperlink"/>
                <w:noProof/>
              </w:rPr>
              <w:t>1A. Target customer, positioning and commercial model</w:t>
            </w:r>
            <w:r>
              <w:rPr>
                <w:noProof/>
                <w:webHidden/>
              </w:rPr>
              <w:tab/>
            </w:r>
            <w:r>
              <w:rPr>
                <w:noProof/>
                <w:webHidden/>
              </w:rPr>
              <w:fldChar w:fldCharType="begin"/>
            </w:r>
            <w:r>
              <w:rPr>
                <w:noProof/>
                <w:webHidden/>
              </w:rPr>
              <w:instrText xml:space="preserve"> PAGEREF _Toc242031636 \h </w:instrText>
            </w:r>
            <w:r>
              <w:rPr>
                <w:noProof/>
                <w:webHidden/>
              </w:rPr>
            </w:r>
            <w:r>
              <w:rPr>
                <w:noProof/>
                <w:webHidden/>
              </w:rPr>
              <w:fldChar w:fldCharType="separate"/>
            </w:r>
            <w:r>
              <w:rPr>
                <w:noProof/>
                <w:webHidden/>
              </w:rPr>
              <w:t>5</w:t>
            </w:r>
            <w:r>
              <w:rPr>
                <w:noProof/>
                <w:webHidden/>
              </w:rPr>
              <w:fldChar w:fldCharType="end"/>
            </w:r>
          </w:hyperlink>
        </w:p>
        <w:p w14:paraId="5C9E0897" w14:textId="5BDE2A40" w:rsidR="00213F26" w:rsidRDefault="00213F26">
          <w:pPr>
            <w:pStyle w:val="TOC1"/>
            <w:rPr>
              <w:rFonts w:asciiTheme="minorHAnsi" w:hAnsiTheme="minorHAnsi"/>
              <w:noProof/>
              <w:kern w:val="2"/>
              <w:sz w:val="24"/>
              <w:szCs w:val="24"/>
              <w:lang w:val="en-IN" w:eastAsia="en-IN"/>
              <w14:ligatures w14:val="standardContextual"/>
            </w:rPr>
          </w:pPr>
          <w:hyperlink w:anchor="_Toc242031637" w:history="1">
            <w:r w:rsidRPr="009D64AC">
              <w:rPr>
                <w:rStyle w:val="Hyperlink"/>
                <w:noProof/>
              </w:rPr>
              <w:t>1B. Competitive landscape and customer value</w:t>
            </w:r>
            <w:r>
              <w:rPr>
                <w:noProof/>
                <w:webHidden/>
              </w:rPr>
              <w:tab/>
            </w:r>
            <w:r>
              <w:rPr>
                <w:noProof/>
                <w:webHidden/>
              </w:rPr>
              <w:fldChar w:fldCharType="begin"/>
            </w:r>
            <w:r>
              <w:rPr>
                <w:noProof/>
                <w:webHidden/>
              </w:rPr>
              <w:instrText xml:space="preserve"> PAGEREF _Toc242031637 \h </w:instrText>
            </w:r>
            <w:r>
              <w:rPr>
                <w:noProof/>
                <w:webHidden/>
              </w:rPr>
            </w:r>
            <w:r>
              <w:rPr>
                <w:noProof/>
                <w:webHidden/>
              </w:rPr>
              <w:fldChar w:fldCharType="separate"/>
            </w:r>
            <w:r>
              <w:rPr>
                <w:noProof/>
                <w:webHidden/>
              </w:rPr>
              <w:t>6</w:t>
            </w:r>
            <w:r>
              <w:rPr>
                <w:noProof/>
                <w:webHidden/>
              </w:rPr>
              <w:fldChar w:fldCharType="end"/>
            </w:r>
          </w:hyperlink>
        </w:p>
        <w:p w14:paraId="35BC7A5F" w14:textId="44CFDB1F" w:rsidR="00213F26" w:rsidRDefault="00213F26">
          <w:pPr>
            <w:pStyle w:val="TOC2"/>
            <w:rPr>
              <w:rFonts w:asciiTheme="minorHAnsi" w:hAnsiTheme="minorHAnsi"/>
              <w:noProof/>
              <w:kern w:val="2"/>
              <w:sz w:val="24"/>
              <w:szCs w:val="24"/>
              <w:lang w:val="en-IN" w:eastAsia="en-IN"/>
              <w14:ligatures w14:val="standardContextual"/>
            </w:rPr>
          </w:pPr>
          <w:hyperlink w:anchor="_Toc242031638" w:history="1">
            <w:r w:rsidRPr="009D64AC">
              <w:rPr>
                <w:rStyle w:val="Hyperlink"/>
                <w:noProof/>
              </w:rPr>
              <w:t>Customer value</w:t>
            </w:r>
            <w:r>
              <w:rPr>
                <w:noProof/>
                <w:webHidden/>
              </w:rPr>
              <w:tab/>
            </w:r>
            <w:r>
              <w:rPr>
                <w:noProof/>
                <w:webHidden/>
              </w:rPr>
              <w:fldChar w:fldCharType="begin"/>
            </w:r>
            <w:r>
              <w:rPr>
                <w:noProof/>
                <w:webHidden/>
              </w:rPr>
              <w:instrText xml:space="preserve"> PAGEREF _Toc242031638 \h </w:instrText>
            </w:r>
            <w:r>
              <w:rPr>
                <w:noProof/>
                <w:webHidden/>
              </w:rPr>
            </w:r>
            <w:r>
              <w:rPr>
                <w:noProof/>
                <w:webHidden/>
              </w:rPr>
              <w:fldChar w:fldCharType="separate"/>
            </w:r>
            <w:r>
              <w:rPr>
                <w:noProof/>
                <w:webHidden/>
              </w:rPr>
              <w:t>6</w:t>
            </w:r>
            <w:r>
              <w:rPr>
                <w:noProof/>
                <w:webHidden/>
              </w:rPr>
              <w:fldChar w:fldCharType="end"/>
            </w:r>
          </w:hyperlink>
        </w:p>
        <w:p w14:paraId="1AAF6F79" w14:textId="68E01BDC" w:rsidR="00213F26" w:rsidRDefault="00213F26">
          <w:pPr>
            <w:pStyle w:val="TOC1"/>
            <w:rPr>
              <w:rFonts w:asciiTheme="minorHAnsi" w:hAnsiTheme="minorHAnsi"/>
              <w:noProof/>
              <w:kern w:val="2"/>
              <w:sz w:val="24"/>
              <w:szCs w:val="24"/>
              <w:lang w:val="en-IN" w:eastAsia="en-IN"/>
              <w14:ligatures w14:val="standardContextual"/>
            </w:rPr>
          </w:pPr>
          <w:hyperlink w:anchor="_Toc242031639" w:history="1">
            <w:r w:rsidRPr="009D64AC">
              <w:rPr>
                <w:rStyle w:val="Hyperlink"/>
                <w:noProof/>
              </w:rPr>
              <w:t>1C. Product stickiness and retention</w:t>
            </w:r>
            <w:r>
              <w:rPr>
                <w:noProof/>
                <w:webHidden/>
              </w:rPr>
              <w:tab/>
            </w:r>
            <w:r>
              <w:rPr>
                <w:noProof/>
                <w:webHidden/>
              </w:rPr>
              <w:fldChar w:fldCharType="begin"/>
            </w:r>
            <w:r>
              <w:rPr>
                <w:noProof/>
                <w:webHidden/>
              </w:rPr>
              <w:instrText xml:space="preserve"> PAGEREF _Toc242031639 \h </w:instrText>
            </w:r>
            <w:r>
              <w:rPr>
                <w:noProof/>
                <w:webHidden/>
              </w:rPr>
            </w:r>
            <w:r>
              <w:rPr>
                <w:noProof/>
                <w:webHidden/>
              </w:rPr>
              <w:fldChar w:fldCharType="separate"/>
            </w:r>
            <w:r>
              <w:rPr>
                <w:noProof/>
                <w:webHidden/>
              </w:rPr>
              <w:t>6</w:t>
            </w:r>
            <w:r>
              <w:rPr>
                <w:noProof/>
                <w:webHidden/>
              </w:rPr>
              <w:fldChar w:fldCharType="end"/>
            </w:r>
          </w:hyperlink>
        </w:p>
        <w:p w14:paraId="57542A15" w14:textId="3A121AFE" w:rsidR="00213F26" w:rsidRDefault="00213F26">
          <w:pPr>
            <w:pStyle w:val="TOC2"/>
            <w:rPr>
              <w:rFonts w:asciiTheme="minorHAnsi" w:hAnsiTheme="minorHAnsi"/>
              <w:noProof/>
              <w:kern w:val="2"/>
              <w:sz w:val="24"/>
              <w:szCs w:val="24"/>
              <w:lang w:val="en-IN" w:eastAsia="en-IN"/>
              <w14:ligatures w14:val="standardContextual"/>
            </w:rPr>
          </w:pPr>
          <w:hyperlink w:anchor="_Toc242031640" w:history="1">
            <w:r w:rsidRPr="009D64AC">
              <w:rPr>
                <w:rStyle w:val="Hyperlink"/>
                <w:noProof/>
              </w:rPr>
              <w:t>Foundation stickiness features (build now; costly to retrofit)</w:t>
            </w:r>
            <w:r>
              <w:rPr>
                <w:noProof/>
                <w:webHidden/>
              </w:rPr>
              <w:tab/>
            </w:r>
            <w:r>
              <w:rPr>
                <w:noProof/>
                <w:webHidden/>
              </w:rPr>
              <w:fldChar w:fldCharType="begin"/>
            </w:r>
            <w:r>
              <w:rPr>
                <w:noProof/>
                <w:webHidden/>
              </w:rPr>
              <w:instrText xml:space="preserve"> PAGEREF _Toc242031640 \h </w:instrText>
            </w:r>
            <w:r>
              <w:rPr>
                <w:noProof/>
                <w:webHidden/>
              </w:rPr>
            </w:r>
            <w:r>
              <w:rPr>
                <w:noProof/>
                <w:webHidden/>
              </w:rPr>
              <w:fldChar w:fldCharType="separate"/>
            </w:r>
            <w:r>
              <w:rPr>
                <w:noProof/>
                <w:webHidden/>
              </w:rPr>
              <w:t>7</w:t>
            </w:r>
            <w:r>
              <w:rPr>
                <w:noProof/>
                <w:webHidden/>
              </w:rPr>
              <w:fldChar w:fldCharType="end"/>
            </w:r>
          </w:hyperlink>
        </w:p>
        <w:p w14:paraId="52DF3926" w14:textId="674A0F7B" w:rsidR="00213F26" w:rsidRDefault="00213F26">
          <w:pPr>
            <w:pStyle w:val="TOC2"/>
            <w:rPr>
              <w:rFonts w:asciiTheme="minorHAnsi" w:hAnsiTheme="minorHAnsi"/>
              <w:noProof/>
              <w:kern w:val="2"/>
              <w:sz w:val="24"/>
              <w:szCs w:val="24"/>
              <w:lang w:val="en-IN" w:eastAsia="en-IN"/>
              <w14:ligatures w14:val="standardContextual"/>
            </w:rPr>
          </w:pPr>
          <w:hyperlink w:anchor="_Toc242031641" w:history="1">
            <w:r w:rsidRPr="009D64AC">
              <w:rPr>
                <w:rStyle w:val="Hyperlink"/>
                <w:noProof/>
              </w:rPr>
              <w:t>Later stickiness features (Phase 2)</w:t>
            </w:r>
            <w:r>
              <w:rPr>
                <w:noProof/>
                <w:webHidden/>
              </w:rPr>
              <w:tab/>
            </w:r>
            <w:r>
              <w:rPr>
                <w:noProof/>
                <w:webHidden/>
              </w:rPr>
              <w:fldChar w:fldCharType="begin"/>
            </w:r>
            <w:r>
              <w:rPr>
                <w:noProof/>
                <w:webHidden/>
              </w:rPr>
              <w:instrText xml:space="preserve"> PAGEREF _Toc242031641 \h </w:instrText>
            </w:r>
            <w:r>
              <w:rPr>
                <w:noProof/>
                <w:webHidden/>
              </w:rPr>
            </w:r>
            <w:r>
              <w:rPr>
                <w:noProof/>
                <w:webHidden/>
              </w:rPr>
              <w:fldChar w:fldCharType="separate"/>
            </w:r>
            <w:r>
              <w:rPr>
                <w:noProof/>
                <w:webHidden/>
              </w:rPr>
              <w:t>7</w:t>
            </w:r>
            <w:r>
              <w:rPr>
                <w:noProof/>
                <w:webHidden/>
              </w:rPr>
              <w:fldChar w:fldCharType="end"/>
            </w:r>
          </w:hyperlink>
        </w:p>
        <w:p w14:paraId="58A0589F" w14:textId="13B6FAB7" w:rsidR="00213F26" w:rsidRDefault="00213F26">
          <w:pPr>
            <w:pStyle w:val="TOC2"/>
            <w:rPr>
              <w:rFonts w:asciiTheme="minorHAnsi" w:hAnsiTheme="minorHAnsi"/>
              <w:noProof/>
              <w:kern w:val="2"/>
              <w:sz w:val="24"/>
              <w:szCs w:val="24"/>
              <w:lang w:val="en-IN" w:eastAsia="en-IN"/>
              <w14:ligatures w14:val="standardContextual"/>
            </w:rPr>
          </w:pPr>
          <w:hyperlink w:anchor="_Toc242031642" w:history="1">
            <w:r w:rsidRPr="009D64AC">
              <w:rPr>
                <w:rStyle w:val="Hyperlink"/>
                <w:noProof/>
              </w:rPr>
              <w:t>Stickiness risks to monitor</w:t>
            </w:r>
            <w:r>
              <w:rPr>
                <w:noProof/>
                <w:webHidden/>
              </w:rPr>
              <w:tab/>
            </w:r>
            <w:r>
              <w:rPr>
                <w:noProof/>
                <w:webHidden/>
              </w:rPr>
              <w:fldChar w:fldCharType="begin"/>
            </w:r>
            <w:r>
              <w:rPr>
                <w:noProof/>
                <w:webHidden/>
              </w:rPr>
              <w:instrText xml:space="preserve"> PAGEREF _Toc242031642 \h </w:instrText>
            </w:r>
            <w:r>
              <w:rPr>
                <w:noProof/>
                <w:webHidden/>
              </w:rPr>
            </w:r>
            <w:r>
              <w:rPr>
                <w:noProof/>
                <w:webHidden/>
              </w:rPr>
              <w:fldChar w:fldCharType="separate"/>
            </w:r>
            <w:r>
              <w:rPr>
                <w:noProof/>
                <w:webHidden/>
              </w:rPr>
              <w:t>7</w:t>
            </w:r>
            <w:r>
              <w:rPr>
                <w:noProof/>
                <w:webHidden/>
              </w:rPr>
              <w:fldChar w:fldCharType="end"/>
            </w:r>
          </w:hyperlink>
        </w:p>
        <w:p w14:paraId="1A74A23B" w14:textId="03CC1EFE" w:rsidR="00213F26" w:rsidRDefault="00213F26">
          <w:pPr>
            <w:pStyle w:val="TOC1"/>
            <w:rPr>
              <w:rFonts w:asciiTheme="minorHAnsi" w:hAnsiTheme="minorHAnsi"/>
              <w:noProof/>
              <w:kern w:val="2"/>
              <w:sz w:val="24"/>
              <w:szCs w:val="24"/>
              <w:lang w:val="en-IN" w:eastAsia="en-IN"/>
              <w14:ligatures w14:val="standardContextual"/>
            </w:rPr>
          </w:pPr>
          <w:hyperlink w:anchor="_Toc242031643" w:history="1">
            <w:r w:rsidRPr="009D64AC">
              <w:rPr>
                <w:rStyle w:val="Hyperlink"/>
                <w:noProof/>
              </w:rPr>
              <w:t>2. Product thesis: a Revenue Cycle Intelligence Fabric</w:t>
            </w:r>
            <w:r>
              <w:rPr>
                <w:noProof/>
                <w:webHidden/>
              </w:rPr>
              <w:tab/>
            </w:r>
            <w:r>
              <w:rPr>
                <w:noProof/>
                <w:webHidden/>
              </w:rPr>
              <w:fldChar w:fldCharType="begin"/>
            </w:r>
            <w:r>
              <w:rPr>
                <w:noProof/>
                <w:webHidden/>
              </w:rPr>
              <w:instrText xml:space="preserve"> PAGEREF _Toc242031643 \h </w:instrText>
            </w:r>
            <w:r>
              <w:rPr>
                <w:noProof/>
                <w:webHidden/>
              </w:rPr>
            </w:r>
            <w:r>
              <w:rPr>
                <w:noProof/>
                <w:webHidden/>
              </w:rPr>
              <w:fldChar w:fldCharType="separate"/>
            </w:r>
            <w:r>
              <w:rPr>
                <w:noProof/>
                <w:webHidden/>
              </w:rPr>
              <w:t>7</w:t>
            </w:r>
            <w:r>
              <w:rPr>
                <w:noProof/>
                <w:webHidden/>
              </w:rPr>
              <w:fldChar w:fldCharType="end"/>
            </w:r>
          </w:hyperlink>
        </w:p>
        <w:p w14:paraId="07807C71" w14:textId="13638E88" w:rsidR="00213F26" w:rsidRDefault="00213F26">
          <w:pPr>
            <w:pStyle w:val="TOC2"/>
            <w:rPr>
              <w:rFonts w:asciiTheme="minorHAnsi" w:hAnsiTheme="minorHAnsi"/>
              <w:noProof/>
              <w:kern w:val="2"/>
              <w:sz w:val="24"/>
              <w:szCs w:val="24"/>
              <w:lang w:val="en-IN" w:eastAsia="en-IN"/>
              <w14:ligatures w14:val="standardContextual"/>
            </w:rPr>
          </w:pPr>
          <w:hyperlink w:anchor="_Toc242031644" w:history="1">
            <w:r w:rsidRPr="009D64AC">
              <w:rPr>
                <w:rStyle w:val="Hyperlink"/>
                <w:noProof/>
              </w:rPr>
              <w:t>Core operating pattern</w:t>
            </w:r>
            <w:r>
              <w:rPr>
                <w:noProof/>
                <w:webHidden/>
              </w:rPr>
              <w:tab/>
            </w:r>
            <w:r>
              <w:rPr>
                <w:noProof/>
                <w:webHidden/>
              </w:rPr>
              <w:fldChar w:fldCharType="begin"/>
            </w:r>
            <w:r>
              <w:rPr>
                <w:noProof/>
                <w:webHidden/>
              </w:rPr>
              <w:instrText xml:space="preserve"> PAGEREF _Toc242031644 \h </w:instrText>
            </w:r>
            <w:r>
              <w:rPr>
                <w:noProof/>
                <w:webHidden/>
              </w:rPr>
            </w:r>
            <w:r>
              <w:rPr>
                <w:noProof/>
                <w:webHidden/>
              </w:rPr>
              <w:fldChar w:fldCharType="separate"/>
            </w:r>
            <w:r>
              <w:rPr>
                <w:noProof/>
                <w:webHidden/>
              </w:rPr>
              <w:t>8</w:t>
            </w:r>
            <w:r>
              <w:rPr>
                <w:noProof/>
                <w:webHidden/>
              </w:rPr>
              <w:fldChar w:fldCharType="end"/>
            </w:r>
          </w:hyperlink>
        </w:p>
        <w:p w14:paraId="6732A7B5" w14:textId="0A53AFF7" w:rsidR="00213F26" w:rsidRDefault="00213F26">
          <w:pPr>
            <w:pStyle w:val="TOC1"/>
            <w:rPr>
              <w:rFonts w:asciiTheme="minorHAnsi" w:hAnsiTheme="minorHAnsi"/>
              <w:noProof/>
              <w:kern w:val="2"/>
              <w:sz w:val="24"/>
              <w:szCs w:val="24"/>
              <w:lang w:val="en-IN" w:eastAsia="en-IN"/>
              <w14:ligatures w14:val="standardContextual"/>
            </w:rPr>
          </w:pPr>
          <w:hyperlink w:anchor="_Toc242031645" w:history="1">
            <w:r w:rsidRPr="009D64AC">
              <w:rPr>
                <w:rStyle w:val="Hyperlink"/>
                <w:noProof/>
              </w:rPr>
              <w:t>3. Intelligent automation portfolio</w:t>
            </w:r>
            <w:r>
              <w:rPr>
                <w:noProof/>
                <w:webHidden/>
              </w:rPr>
              <w:tab/>
            </w:r>
            <w:r>
              <w:rPr>
                <w:noProof/>
                <w:webHidden/>
              </w:rPr>
              <w:fldChar w:fldCharType="begin"/>
            </w:r>
            <w:r>
              <w:rPr>
                <w:noProof/>
                <w:webHidden/>
              </w:rPr>
              <w:instrText xml:space="preserve"> PAGEREF _Toc242031645 \h </w:instrText>
            </w:r>
            <w:r>
              <w:rPr>
                <w:noProof/>
                <w:webHidden/>
              </w:rPr>
            </w:r>
            <w:r>
              <w:rPr>
                <w:noProof/>
                <w:webHidden/>
              </w:rPr>
              <w:fldChar w:fldCharType="separate"/>
            </w:r>
            <w:r>
              <w:rPr>
                <w:noProof/>
                <w:webHidden/>
              </w:rPr>
              <w:t>8</w:t>
            </w:r>
            <w:r>
              <w:rPr>
                <w:noProof/>
                <w:webHidden/>
              </w:rPr>
              <w:fldChar w:fldCharType="end"/>
            </w:r>
          </w:hyperlink>
        </w:p>
        <w:p w14:paraId="1D58AE7C" w14:textId="54FE84DA" w:rsidR="00213F26" w:rsidRDefault="00213F26">
          <w:pPr>
            <w:pStyle w:val="TOC2"/>
            <w:rPr>
              <w:rFonts w:asciiTheme="minorHAnsi" w:hAnsiTheme="minorHAnsi"/>
              <w:noProof/>
              <w:kern w:val="2"/>
              <w:sz w:val="24"/>
              <w:szCs w:val="24"/>
              <w:lang w:val="en-IN" w:eastAsia="en-IN"/>
              <w14:ligatures w14:val="standardContextual"/>
            </w:rPr>
          </w:pPr>
          <w:hyperlink w:anchor="_Toc242031646" w:history="1">
            <w:r w:rsidRPr="009D64AC">
              <w:rPr>
                <w:rStyle w:val="Hyperlink"/>
                <w:noProof/>
              </w:rPr>
              <w:t>Release waves for the MVP and MVP+ automations</w:t>
            </w:r>
            <w:r>
              <w:rPr>
                <w:noProof/>
                <w:webHidden/>
              </w:rPr>
              <w:tab/>
            </w:r>
            <w:r>
              <w:rPr>
                <w:noProof/>
                <w:webHidden/>
              </w:rPr>
              <w:fldChar w:fldCharType="begin"/>
            </w:r>
            <w:r>
              <w:rPr>
                <w:noProof/>
                <w:webHidden/>
              </w:rPr>
              <w:instrText xml:space="preserve"> PAGEREF _Toc242031646 \h </w:instrText>
            </w:r>
            <w:r>
              <w:rPr>
                <w:noProof/>
                <w:webHidden/>
              </w:rPr>
            </w:r>
            <w:r>
              <w:rPr>
                <w:noProof/>
                <w:webHidden/>
              </w:rPr>
              <w:fldChar w:fldCharType="separate"/>
            </w:r>
            <w:r>
              <w:rPr>
                <w:noProof/>
                <w:webHidden/>
              </w:rPr>
              <w:t>9</w:t>
            </w:r>
            <w:r>
              <w:rPr>
                <w:noProof/>
                <w:webHidden/>
              </w:rPr>
              <w:fldChar w:fldCharType="end"/>
            </w:r>
          </w:hyperlink>
        </w:p>
        <w:p w14:paraId="6E2A9BD1" w14:textId="5D9EC8EB" w:rsidR="00213F26" w:rsidRDefault="00213F26">
          <w:pPr>
            <w:pStyle w:val="TOC1"/>
            <w:rPr>
              <w:rFonts w:asciiTheme="minorHAnsi" w:hAnsiTheme="minorHAnsi"/>
              <w:noProof/>
              <w:kern w:val="2"/>
              <w:sz w:val="24"/>
              <w:szCs w:val="24"/>
              <w:lang w:val="en-IN" w:eastAsia="en-IN"/>
              <w14:ligatures w14:val="standardContextual"/>
            </w:rPr>
          </w:pPr>
          <w:hyperlink w:anchor="_Toc242031647" w:history="1">
            <w:r w:rsidRPr="009D64AC">
              <w:rPr>
                <w:rStyle w:val="Hyperlink"/>
                <w:noProof/>
              </w:rPr>
              <w:t>4. High-value intelligence that should differentiate the platform</w:t>
            </w:r>
            <w:r>
              <w:rPr>
                <w:noProof/>
                <w:webHidden/>
              </w:rPr>
              <w:tab/>
            </w:r>
            <w:r>
              <w:rPr>
                <w:noProof/>
                <w:webHidden/>
              </w:rPr>
              <w:fldChar w:fldCharType="begin"/>
            </w:r>
            <w:r>
              <w:rPr>
                <w:noProof/>
                <w:webHidden/>
              </w:rPr>
              <w:instrText xml:space="preserve"> PAGEREF _Toc242031647 \h </w:instrText>
            </w:r>
            <w:r>
              <w:rPr>
                <w:noProof/>
                <w:webHidden/>
              </w:rPr>
            </w:r>
            <w:r>
              <w:rPr>
                <w:noProof/>
                <w:webHidden/>
              </w:rPr>
              <w:fldChar w:fldCharType="separate"/>
            </w:r>
            <w:r>
              <w:rPr>
                <w:noProof/>
                <w:webHidden/>
              </w:rPr>
              <w:t>10</w:t>
            </w:r>
            <w:r>
              <w:rPr>
                <w:noProof/>
                <w:webHidden/>
              </w:rPr>
              <w:fldChar w:fldCharType="end"/>
            </w:r>
          </w:hyperlink>
        </w:p>
        <w:p w14:paraId="73A899C8" w14:textId="166064DF" w:rsidR="00213F26" w:rsidRDefault="00213F26">
          <w:pPr>
            <w:pStyle w:val="TOC2"/>
            <w:rPr>
              <w:rFonts w:asciiTheme="minorHAnsi" w:hAnsiTheme="minorHAnsi"/>
              <w:noProof/>
              <w:kern w:val="2"/>
              <w:sz w:val="24"/>
              <w:szCs w:val="24"/>
              <w:lang w:val="en-IN" w:eastAsia="en-IN"/>
              <w14:ligatures w14:val="standardContextual"/>
            </w:rPr>
          </w:pPr>
          <w:hyperlink w:anchor="_Toc242031648" w:history="1">
            <w:r w:rsidRPr="009D64AC">
              <w:rPr>
                <w:rStyle w:val="Hyperlink"/>
                <w:noProof/>
              </w:rPr>
              <w:t>Revenue-weighted prioritization</w:t>
            </w:r>
            <w:r>
              <w:rPr>
                <w:noProof/>
                <w:webHidden/>
              </w:rPr>
              <w:tab/>
            </w:r>
            <w:r>
              <w:rPr>
                <w:noProof/>
                <w:webHidden/>
              </w:rPr>
              <w:fldChar w:fldCharType="begin"/>
            </w:r>
            <w:r>
              <w:rPr>
                <w:noProof/>
                <w:webHidden/>
              </w:rPr>
              <w:instrText xml:space="preserve"> PAGEREF _Toc242031648 \h </w:instrText>
            </w:r>
            <w:r>
              <w:rPr>
                <w:noProof/>
                <w:webHidden/>
              </w:rPr>
            </w:r>
            <w:r>
              <w:rPr>
                <w:noProof/>
                <w:webHidden/>
              </w:rPr>
              <w:fldChar w:fldCharType="separate"/>
            </w:r>
            <w:r>
              <w:rPr>
                <w:noProof/>
                <w:webHidden/>
              </w:rPr>
              <w:t>10</w:t>
            </w:r>
            <w:r>
              <w:rPr>
                <w:noProof/>
                <w:webHidden/>
              </w:rPr>
              <w:fldChar w:fldCharType="end"/>
            </w:r>
          </w:hyperlink>
        </w:p>
        <w:p w14:paraId="26208D69" w14:textId="2C8623AF" w:rsidR="00213F26" w:rsidRDefault="00213F26">
          <w:pPr>
            <w:pStyle w:val="TOC2"/>
            <w:rPr>
              <w:rFonts w:asciiTheme="minorHAnsi" w:hAnsiTheme="minorHAnsi"/>
              <w:noProof/>
              <w:kern w:val="2"/>
              <w:sz w:val="24"/>
              <w:szCs w:val="24"/>
              <w:lang w:val="en-IN" w:eastAsia="en-IN"/>
              <w14:ligatures w14:val="standardContextual"/>
            </w:rPr>
          </w:pPr>
          <w:hyperlink w:anchor="_Toc242031649" w:history="1">
            <w:r w:rsidRPr="009D64AC">
              <w:rPr>
                <w:rStyle w:val="Hyperlink"/>
                <w:noProof/>
              </w:rPr>
              <w:t>Claim digital twin / adjudication simulator</w:t>
            </w:r>
            <w:r>
              <w:rPr>
                <w:noProof/>
                <w:webHidden/>
              </w:rPr>
              <w:tab/>
            </w:r>
            <w:r>
              <w:rPr>
                <w:noProof/>
                <w:webHidden/>
              </w:rPr>
              <w:fldChar w:fldCharType="begin"/>
            </w:r>
            <w:r>
              <w:rPr>
                <w:noProof/>
                <w:webHidden/>
              </w:rPr>
              <w:instrText xml:space="preserve"> PAGEREF _Toc242031649 \h </w:instrText>
            </w:r>
            <w:r>
              <w:rPr>
                <w:noProof/>
                <w:webHidden/>
              </w:rPr>
            </w:r>
            <w:r>
              <w:rPr>
                <w:noProof/>
                <w:webHidden/>
              </w:rPr>
              <w:fldChar w:fldCharType="separate"/>
            </w:r>
            <w:r>
              <w:rPr>
                <w:noProof/>
                <w:webHidden/>
              </w:rPr>
              <w:t>10</w:t>
            </w:r>
            <w:r>
              <w:rPr>
                <w:noProof/>
                <w:webHidden/>
              </w:rPr>
              <w:fldChar w:fldCharType="end"/>
            </w:r>
          </w:hyperlink>
        </w:p>
        <w:p w14:paraId="49DDC372" w14:textId="5E911E74" w:rsidR="00213F26" w:rsidRDefault="00213F26">
          <w:pPr>
            <w:pStyle w:val="TOC2"/>
            <w:rPr>
              <w:rFonts w:asciiTheme="minorHAnsi" w:hAnsiTheme="minorHAnsi"/>
              <w:noProof/>
              <w:kern w:val="2"/>
              <w:sz w:val="24"/>
              <w:szCs w:val="24"/>
              <w:lang w:val="en-IN" w:eastAsia="en-IN"/>
              <w14:ligatures w14:val="standardContextual"/>
            </w:rPr>
          </w:pPr>
          <w:hyperlink w:anchor="_Toc242031650" w:history="1">
            <w:r w:rsidRPr="009D64AC">
              <w:rPr>
                <w:rStyle w:val="Hyperlink"/>
                <w:noProof/>
              </w:rPr>
              <w:t>Expected reimbursement engine</w:t>
            </w:r>
            <w:r>
              <w:rPr>
                <w:noProof/>
                <w:webHidden/>
              </w:rPr>
              <w:tab/>
            </w:r>
            <w:r>
              <w:rPr>
                <w:noProof/>
                <w:webHidden/>
              </w:rPr>
              <w:fldChar w:fldCharType="begin"/>
            </w:r>
            <w:r>
              <w:rPr>
                <w:noProof/>
                <w:webHidden/>
              </w:rPr>
              <w:instrText xml:space="preserve"> PAGEREF _Toc242031650 \h </w:instrText>
            </w:r>
            <w:r>
              <w:rPr>
                <w:noProof/>
                <w:webHidden/>
              </w:rPr>
            </w:r>
            <w:r>
              <w:rPr>
                <w:noProof/>
                <w:webHidden/>
              </w:rPr>
              <w:fldChar w:fldCharType="separate"/>
            </w:r>
            <w:r>
              <w:rPr>
                <w:noProof/>
                <w:webHidden/>
              </w:rPr>
              <w:t>10</w:t>
            </w:r>
            <w:r>
              <w:rPr>
                <w:noProof/>
                <w:webHidden/>
              </w:rPr>
              <w:fldChar w:fldCharType="end"/>
            </w:r>
          </w:hyperlink>
        </w:p>
        <w:p w14:paraId="5B9FBF22" w14:textId="3BFCF2B2" w:rsidR="00213F26" w:rsidRDefault="00213F26">
          <w:pPr>
            <w:pStyle w:val="TOC2"/>
            <w:rPr>
              <w:rFonts w:asciiTheme="minorHAnsi" w:hAnsiTheme="minorHAnsi"/>
              <w:noProof/>
              <w:kern w:val="2"/>
              <w:sz w:val="24"/>
              <w:szCs w:val="24"/>
              <w:lang w:val="en-IN" w:eastAsia="en-IN"/>
              <w14:ligatures w14:val="standardContextual"/>
            </w:rPr>
          </w:pPr>
          <w:hyperlink w:anchor="_Toc242031651" w:history="1">
            <w:r w:rsidRPr="009D64AC">
              <w:rPr>
                <w:rStyle w:val="Hyperlink"/>
                <w:noProof/>
              </w:rPr>
              <w:t>Payer behavior intelligence</w:t>
            </w:r>
            <w:r>
              <w:rPr>
                <w:noProof/>
                <w:webHidden/>
              </w:rPr>
              <w:tab/>
            </w:r>
            <w:r>
              <w:rPr>
                <w:noProof/>
                <w:webHidden/>
              </w:rPr>
              <w:fldChar w:fldCharType="begin"/>
            </w:r>
            <w:r>
              <w:rPr>
                <w:noProof/>
                <w:webHidden/>
              </w:rPr>
              <w:instrText xml:space="preserve"> PAGEREF _Toc242031651 \h </w:instrText>
            </w:r>
            <w:r>
              <w:rPr>
                <w:noProof/>
                <w:webHidden/>
              </w:rPr>
            </w:r>
            <w:r>
              <w:rPr>
                <w:noProof/>
                <w:webHidden/>
              </w:rPr>
              <w:fldChar w:fldCharType="separate"/>
            </w:r>
            <w:r>
              <w:rPr>
                <w:noProof/>
                <w:webHidden/>
              </w:rPr>
              <w:t>10</w:t>
            </w:r>
            <w:r>
              <w:rPr>
                <w:noProof/>
                <w:webHidden/>
              </w:rPr>
              <w:fldChar w:fldCharType="end"/>
            </w:r>
          </w:hyperlink>
        </w:p>
        <w:p w14:paraId="1A746993" w14:textId="39CF8583" w:rsidR="00213F26" w:rsidRDefault="00213F26">
          <w:pPr>
            <w:pStyle w:val="TOC2"/>
            <w:rPr>
              <w:rFonts w:asciiTheme="minorHAnsi" w:hAnsiTheme="minorHAnsi"/>
              <w:noProof/>
              <w:kern w:val="2"/>
              <w:sz w:val="24"/>
              <w:szCs w:val="24"/>
              <w:lang w:val="en-IN" w:eastAsia="en-IN"/>
              <w14:ligatures w14:val="standardContextual"/>
            </w:rPr>
          </w:pPr>
          <w:hyperlink w:anchor="_Toc242031652" w:history="1">
            <w:r w:rsidRPr="009D64AC">
              <w:rPr>
                <w:rStyle w:val="Hyperlink"/>
                <w:noProof/>
              </w:rPr>
              <w:t>Root-cause graph</w:t>
            </w:r>
            <w:r>
              <w:rPr>
                <w:noProof/>
                <w:webHidden/>
              </w:rPr>
              <w:tab/>
            </w:r>
            <w:r>
              <w:rPr>
                <w:noProof/>
                <w:webHidden/>
              </w:rPr>
              <w:fldChar w:fldCharType="begin"/>
            </w:r>
            <w:r>
              <w:rPr>
                <w:noProof/>
                <w:webHidden/>
              </w:rPr>
              <w:instrText xml:space="preserve"> PAGEREF _Toc242031652 \h </w:instrText>
            </w:r>
            <w:r>
              <w:rPr>
                <w:noProof/>
                <w:webHidden/>
              </w:rPr>
            </w:r>
            <w:r>
              <w:rPr>
                <w:noProof/>
                <w:webHidden/>
              </w:rPr>
              <w:fldChar w:fldCharType="separate"/>
            </w:r>
            <w:r>
              <w:rPr>
                <w:noProof/>
                <w:webHidden/>
              </w:rPr>
              <w:t>10</w:t>
            </w:r>
            <w:r>
              <w:rPr>
                <w:noProof/>
                <w:webHidden/>
              </w:rPr>
              <w:fldChar w:fldCharType="end"/>
            </w:r>
          </w:hyperlink>
        </w:p>
        <w:p w14:paraId="7F02E74B" w14:textId="1BF06DC6" w:rsidR="00213F26" w:rsidRDefault="00213F26">
          <w:pPr>
            <w:pStyle w:val="TOC2"/>
            <w:rPr>
              <w:rFonts w:asciiTheme="minorHAnsi" w:hAnsiTheme="minorHAnsi"/>
              <w:noProof/>
              <w:kern w:val="2"/>
              <w:sz w:val="24"/>
              <w:szCs w:val="24"/>
              <w:lang w:val="en-IN" w:eastAsia="en-IN"/>
              <w14:ligatures w14:val="standardContextual"/>
            </w:rPr>
          </w:pPr>
          <w:hyperlink w:anchor="_Toc242031653" w:history="1">
            <w:r w:rsidRPr="009D64AC">
              <w:rPr>
                <w:rStyle w:val="Hyperlink"/>
                <w:noProof/>
              </w:rPr>
              <w:t>Counterfactual workflow testing</w:t>
            </w:r>
            <w:r>
              <w:rPr>
                <w:noProof/>
                <w:webHidden/>
              </w:rPr>
              <w:tab/>
            </w:r>
            <w:r>
              <w:rPr>
                <w:noProof/>
                <w:webHidden/>
              </w:rPr>
              <w:fldChar w:fldCharType="begin"/>
            </w:r>
            <w:r>
              <w:rPr>
                <w:noProof/>
                <w:webHidden/>
              </w:rPr>
              <w:instrText xml:space="preserve"> PAGEREF _Toc242031653 \h </w:instrText>
            </w:r>
            <w:r>
              <w:rPr>
                <w:noProof/>
                <w:webHidden/>
              </w:rPr>
            </w:r>
            <w:r>
              <w:rPr>
                <w:noProof/>
                <w:webHidden/>
              </w:rPr>
              <w:fldChar w:fldCharType="separate"/>
            </w:r>
            <w:r>
              <w:rPr>
                <w:noProof/>
                <w:webHidden/>
              </w:rPr>
              <w:t>10</w:t>
            </w:r>
            <w:r>
              <w:rPr>
                <w:noProof/>
                <w:webHidden/>
              </w:rPr>
              <w:fldChar w:fldCharType="end"/>
            </w:r>
          </w:hyperlink>
        </w:p>
        <w:p w14:paraId="2D701F9C" w14:textId="094C2344" w:rsidR="00213F26" w:rsidRDefault="00213F26">
          <w:pPr>
            <w:pStyle w:val="TOC2"/>
            <w:rPr>
              <w:rFonts w:asciiTheme="minorHAnsi" w:hAnsiTheme="minorHAnsi"/>
              <w:noProof/>
              <w:kern w:val="2"/>
              <w:sz w:val="24"/>
              <w:szCs w:val="24"/>
              <w:lang w:val="en-IN" w:eastAsia="en-IN"/>
              <w14:ligatures w14:val="standardContextual"/>
            </w:rPr>
          </w:pPr>
          <w:hyperlink w:anchor="_Toc242031654" w:history="1">
            <w:r w:rsidRPr="009D64AC">
              <w:rPr>
                <w:rStyle w:val="Hyperlink"/>
                <w:noProof/>
              </w:rPr>
              <w:t>Outcome attribution</w:t>
            </w:r>
            <w:r>
              <w:rPr>
                <w:noProof/>
                <w:webHidden/>
              </w:rPr>
              <w:tab/>
            </w:r>
            <w:r>
              <w:rPr>
                <w:noProof/>
                <w:webHidden/>
              </w:rPr>
              <w:fldChar w:fldCharType="begin"/>
            </w:r>
            <w:r>
              <w:rPr>
                <w:noProof/>
                <w:webHidden/>
              </w:rPr>
              <w:instrText xml:space="preserve"> PAGEREF _Toc242031654 \h </w:instrText>
            </w:r>
            <w:r>
              <w:rPr>
                <w:noProof/>
                <w:webHidden/>
              </w:rPr>
            </w:r>
            <w:r>
              <w:rPr>
                <w:noProof/>
                <w:webHidden/>
              </w:rPr>
              <w:fldChar w:fldCharType="separate"/>
            </w:r>
            <w:r>
              <w:rPr>
                <w:noProof/>
                <w:webHidden/>
              </w:rPr>
              <w:t>10</w:t>
            </w:r>
            <w:r>
              <w:rPr>
                <w:noProof/>
                <w:webHidden/>
              </w:rPr>
              <w:fldChar w:fldCharType="end"/>
            </w:r>
          </w:hyperlink>
        </w:p>
        <w:p w14:paraId="417964C9" w14:textId="7562A1D5" w:rsidR="00213F26" w:rsidRDefault="00213F26">
          <w:pPr>
            <w:pStyle w:val="TOC2"/>
            <w:rPr>
              <w:rFonts w:asciiTheme="minorHAnsi" w:hAnsiTheme="minorHAnsi"/>
              <w:noProof/>
              <w:kern w:val="2"/>
              <w:sz w:val="24"/>
              <w:szCs w:val="24"/>
              <w:lang w:val="en-IN" w:eastAsia="en-IN"/>
              <w14:ligatures w14:val="standardContextual"/>
            </w:rPr>
          </w:pPr>
          <w:hyperlink w:anchor="_Toc242031655" w:history="1">
            <w:r w:rsidRPr="009D64AC">
              <w:rPr>
                <w:rStyle w:val="Hyperlink"/>
                <w:noProof/>
              </w:rPr>
              <w:t>Operational forecasting</w:t>
            </w:r>
            <w:r>
              <w:rPr>
                <w:noProof/>
                <w:webHidden/>
              </w:rPr>
              <w:tab/>
            </w:r>
            <w:r>
              <w:rPr>
                <w:noProof/>
                <w:webHidden/>
              </w:rPr>
              <w:fldChar w:fldCharType="begin"/>
            </w:r>
            <w:r>
              <w:rPr>
                <w:noProof/>
                <w:webHidden/>
              </w:rPr>
              <w:instrText xml:space="preserve"> PAGEREF _Toc242031655 \h </w:instrText>
            </w:r>
            <w:r>
              <w:rPr>
                <w:noProof/>
                <w:webHidden/>
              </w:rPr>
            </w:r>
            <w:r>
              <w:rPr>
                <w:noProof/>
                <w:webHidden/>
              </w:rPr>
              <w:fldChar w:fldCharType="separate"/>
            </w:r>
            <w:r>
              <w:rPr>
                <w:noProof/>
                <w:webHidden/>
              </w:rPr>
              <w:t>10</w:t>
            </w:r>
            <w:r>
              <w:rPr>
                <w:noProof/>
                <w:webHidden/>
              </w:rPr>
              <w:fldChar w:fldCharType="end"/>
            </w:r>
          </w:hyperlink>
        </w:p>
        <w:p w14:paraId="691C46F0" w14:textId="3D7646F7" w:rsidR="00213F26" w:rsidRDefault="00213F26">
          <w:pPr>
            <w:pStyle w:val="TOC1"/>
            <w:rPr>
              <w:rFonts w:asciiTheme="minorHAnsi" w:hAnsiTheme="minorHAnsi"/>
              <w:noProof/>
              <w:kern w:val="2"/>
              <w:sz w:val="24"/>
              <w:szCs w:val="24"/>
              <w:lang w:val="en-IN" w:eastAsia="en-IN"/>
              <w14:ligatures w14:val="standardContextual"/>
            </w:rPr>
          </w:pPr>
          <w:hyperlink w:anchor="_Toc242031656" w:history="1">
            <w:r w:rsidRPr="009D64AC">
              <w:rPr>
                <w:rStyle w:val="Hyperlink"/>
                <w:noProof/>
              </w:rPr>
              <w:t>5. Proposed product modules</w:t>
            </w:r>
            <w:r>
              <w:rPr>
                <w:noProof/>
                <w:webHidden/>
              </w:rPr>
              <w:tab/>
            </w:r>
            <w:r>
              <w:rPr>
                <w:noProof/>
                <w:webHidden/>
              </w:rPr>
              <w:fldChar w:fldCharType="begin"/>
            </w:r>
            <w:r>
              <w:rPr>
                <w:noProof/>
                <w:webHidden/>
              </w:rPr>
              <w:instrText xml:space="preserve"> PAGEREF _Toc242031656 \h </w:instrText>
            </w:r>
            <w:r>
              <w:rPr>
                <w:noProof/>
                <w:webHidden/>
              </w:rPr>
            </w:r>
            <w:r>
              <w:rPr>
                <w:noProof/>
                <w:webHidden/>
              </w:rPr>
              <w:fldChar w:fldCharType="separate"/>
            </w:r>
            <w:r>
              <w:rPr>
                <w:noProof/>
                <w:webHidden/>
              </w:rPr>
              <w:t>11</w:t>
            </w:r>
            <w:r>
              <w:rPr>
                <w:noProof/>
                <w:webHidden/>
              </w:rPr>
              <w:fldChar w:fldCharType="end"/>
            </w:r>
          </w:hyperlink>
        </w:p>
        <w:p w14:paraId="7CDA4FCF" w14:textId="30A75111" w:rsidR="00213F26" w:rsidRDefault="00213F26">
          <w:pPr>
            <w:pStyle w:val="TOC1"/>
            <w:rPr>
              <w:rFonts w:asciiTheme="minorHAnsi" w:hAnsiTheme="minorHAnsi"/>
              <w:noProof/>
              <w:kern w:val="2"/>
              <w:sz w:val="24"/>
              <w:szCs w:val="24"/>
              <w:lang w:val="en-IN" w:eastAsia="en-IN"/>
              <w14:ligatures w14:val="standardContextual"/>
            </w:rPr>
          </w:pPr>
          <w:hyperlink w:anchor="_Toc242031657" w:history="1">
            <w:r w:rsidRPr="009D64AC">
              <w:rPr>
                <w:rStyle w:val="Hyperlink"/>
                <w:noProof/>
              </w:rPr>
              <w:t>6. Human-in-the-loop and autonomy model</w:t>
            </w:r>
            <w:r>
              <w:rPr>
                <w:noProof/>
                <w:webHidden/>
              </w:rPr>
              <w:tab/>
            </w:r>
            <w:r>
              <w:rPr>
                <w:noProof/>
                <w:webHidden/>
              </w:rPr>
              <w:fldChar w:fldCharType="begin"/>
            </w:r>
            <w:r>
              <w:rPr>
                <w:noProof/>
                <w:webHidden/>
              </w:rPr>
              <w:instrText xml:space="preserve"> PAGEREF _Toc242031657 \h </w:instrText>
            </w:r>
            <w:r>
              <w:rPr>
                <w:noProof/>
                <w:webHidden/>
              </w:rPr>
            </w:r>
            <w:r>
              <w:rPr>
                <w:noProof/>
                <w:webHidden/>
              </w:rPr>
              <w:fldChar w:fldCharType="separate"/>
            </w:r>
            <w:r>
              <w:rPr>
                <w:noProof/>
                <w:webHidden/>
              </w:rPr>
              <w:t>11</w:t>
            </w:r>
            <w:r>
              <w:rPr>
                <w:noProof/>
                <w:webHidden/>
              </w:rPr>
              <w:fldChar w:fldCharType="end"/>
            </w:r>
          </w:hyperlink>
        </w:p>
        <w:p w14:paraId="5E34A43F" w14:textId="5ED03656" w:rsidR="00213F26" w:rsidRDefault="00213F26">
          <w:pPr>
            <w:pStyle w:val="TOC2"/>
            <w:rPr>
              <w:rFonts w:asciiTheme="minorHAnsi" w:hAnsiTheme="minorHAnsi"/>
              <w:noProof/>
              <w:kern w:val="2"/>
              <w:sz w:val="24"/>
              <w:szCs w:val="24"/>
              <w:lang w:val="en-IN" w:eastAsia="en-IN"/>
              <w14:ligatures w14:val="standardContextual"/>
            </w:rPr>
          </w:pPr>
          <w:hyperlink w:anchor="_Toc242031658" w:history="1">
            <w:r w:rsidRPr="009D64AC">
              <w:rPr>
                <w:rStyle w:val="Hyperlink"/>
                <w:noProof/>
              </w:rPr>
              <w:t>Promotion criteria (to be completed per action type; Decision 9)</w:t>
            </w:r>
            <w:r>
              <w:rPr>
                <w:noProof/>
                <w:webHidden/>
              </w:rPr>
              <w:tab/>
            </w:r>
            <w:r>
              <w:rPr>
                <w:noProof/>
                <w:webHidden/>
              </w:rPr>
              <w:fldChar w:fldCharType="begin"/>
            </w:r>
            <w:r>
              <w:rPr>
                <w:noProof/>
                <w:webHidden/>
              </w:rPr>
              <w:instrText xml:space="preserve"> PAGEREF _Toc242031658 \h </w:instrText>
            </w:r>
            <w:r>
              <w:rPr>
                <w:noProof/>
                <w:webHidden/>
              </w:rPr>
            </w:r>
            <w:r>
              <w:rPr>
                <w:noProof/>
                <w:webHidden/>
              </w:rPr>
              <w:fldChar w:fldCharType="separate"/>
            </w:r>
            <w:r>
              <w:rPr>
                <w:noProof/>
                <w:webHidden/>
              </w:rPr>
              <w:t>12</w:t>
            </w:r>
            <w:r>
              <w:rPr>
                <w:noProof/>
                <w:webHidden/>
              </w:rPr>
              <w:fldChar w:fldCharType="end"/>
            </w:r>
          </w:hyperlink>
        </w:p>
        <w:p w14:paraId="248DDC08" w14:textId="3931C1E8" w:rsidR="00213F26" w:rsidRDefault="00213F26">
          <w:pPr>
            <w:pStyle w:val="TOC1"/>
            <w:rPr>
              <w:rFonts w:asciiTheme="minorHAnsi" w:hAnsiTheme="minorHAnsi"/>
              <w:noProof/>
              <w:kern w:val="2"/>
              <w:sz w:val="24"/>
              <w:szCs w:val="24"/>
              <w:lang w:val="en-IN" w:eastAsia="en-IN"/>
              <w14:ligatures w14:val="standardContextual"/>
            </w:rPr>
          </w:pPr>
          <w:hyperlink w:anchor="_Toc242031659" w:history="1">
            <w:r w:rsidRPr="009D64AC">
              <w:rPr>
                <w:rStyle w:val="Hyperlink"/>
                <w:noProof/>
              </w:rPr>
              <w:t>7. Data, integration and action architecture</w:t>
            </w:r>
            <w:r>
              <w:rPr>
                <w:noProof/>
                <w:webHidden/>
              </w:rPr>
              <w:tab/>
            </w:r>
            <w:r>
              <w:rPr>
                <w:noProof/>
                <w:webHidden/>
              </w:rPr>
              <w:fldChar w:fldCharType="begin"/>
            </w:r>
            <w:r>
              <w:rPr>
                <w:noProof/>
                <w:webHidden/>
              </w:rPr>
              <w:instrText xml:space="preserve"> PAGEREF _Toc242031659 \h </w:instrText>
            </w:r>
            <w:r>
              <w:rPr>
                <w:noProof/>
                <w:webHidden/>
              </w:rPr>
            </w:r>
            <w:r>
              <w:rPr>
                <w:noProof/>
                <w:webHidden/>
              </w:rPr>
              <w:fldChar w:fldCharType="separate"/>
            </w:r>
            <w:r>
              <w:rPr>
                <w:noProof/>
                <w:webHidden/>
              </w:rPr>
              <w:t>12</w:t>
            </w:r>
            <w:r>
              <w:rPr>
                <w:noProof/>
                <w:webHidden/>
              </w:rPr>
              <w:fldChar w:fldCharType="end"/>
            </w:r>
          </w:hyperlink>
        </w:p>
        <w:p w14:paraId="713EDBE5" w14:textId="2B8E11E8" w:rsidR="00213F26" w:rsidRDefault="00213F26">
          <w:pPr>
            <w:pStyle w:val="TOC2"/>
            <w:rPr>
              <w:rFonts w:asciiTheme="minorHAnsi" w:hAnsiTheme="minorHAnsi"/>
              <w:noProof/>
              <w:kern w:val="2"/>
              <w:sz w:val="24"/>
              <w:szCs w:val="24"/>
              <w:lang w:val="en-IN" w:eastAsia="en-IN"/>
              <w14:ligatures w14:val="standardContextual"/>
            </w:rPr>
          </w:pPr>
          <w:hyperlink w:anchor="_Toc242031660" w:history="1">
            <w:r w:rsidRPr="009D64AC">
              <w:rPr>
                <w:rStyle w:val="Hyperlink"/>
                <w:noProof/>
              </w:rPr>
              <w:t>Canonical data model</w:t>
            </w:r>
            <w:r>
              <w:rPr>
                <w:noProof/>
                <w:webHidden/>
              </w:rPr>
              <w:tab/>
            </w:r>
            <w:r>
              <w:rPr>
                <w:noProof/>
                <w:webHidden/>
              </w:rPr>
              <w:fldChar w:fldCharType="begin"/>
            </w:r>
            <w:r>
              <w:rPr>
                <w:noProof/>
                <w:webHidden/>
              </w:rPr>
              <w:instrText xml:space="preserve"> PAGEREF _Toc242031660 \h </w:instrText>
            </w:r>
            <w:r>
              <w:rPr>
                <w:noProof/>
                <w:webHidden/>
              </w:rPr>
            </w:r>
            <w:r>
              <w:rPr>
                <w:noProof/>
                <w:webHidden/>
              </w:rPr>
              <w:fldChar w:fldCharType="separate"/>
            </w:r>
            <w:r>
              <w:rPr>
                <w:noProof/>
                <w:webHidden/>
              </w:rPr>
              <w:t>12</w:t>
            </w:r>
            <w:r>
              <w:rPr>
                <w:noProof/>
                <w:webHidden/>
              </w:rPr>
              <w:fldChar w:fldCharType="end"/>
            </w:r>
          </w:hyperlink>
        </w:p>
        <w:p w14:paraId="1386DADA" w14:textId="4E1B9644" w:rsidR="00213F26" w:rsidRDefault="00213F26">
          <w:pPr>
            <w:pStyle w:val="TOC2"/>
            <w:rPr>
              <w:rFonts w:asciiTheme="minorHAnsi" w:hAnsiTheme="minorHAnsi"/>
              <w:noProof/>
              <w:kern w:val="2"/>
              <w:sz w:val="24"/>
              <w:szCs w:val="24"/>
              <w:lang w:val="en-IN" w:eastAsia="en-IN"/>
              <w14:ligatures w14:val="standardContextual"/>
            </w:rPr>
          </w:pPr>
          <w:hyperlink w:anchor="_Toc242031661" w:history="1">
            <w:r w:rsidRPr="009D64AC">
              <w:rPr>
                <w:rStyle w:val="Hyperlink"/>
                <w:noProof/>
              </w:rPr>
              <w:t>Integration priorities</w:t>
            </w:r>
            <w:r>
              <w:rPr>
                <w:noProof/>
                <w:webHidden/>
              </w:rPr>
              <w:tab/>
            </w:r>
            <w:r>
              <w:rPr>
                <w:noProof/>
                <w:webHidden/>
              </w:rPr>
              <w:fldChar w:fldCharType="begin"/>
            </w:r>
            <w:r>
              <w:rPr>
                <w:noProof/>
                <w:webHidden/>
              </w:rPr>
              <w:instrText xml:space="preserve"> PAGEREF _Toc242031661 \h </w:instrText>
            </w:r>
            <w:r>
              <w:rPr>
                <w:noProof/>
                <w:webHidden/>
              </w:rPr>
            </w:r>
            <w:r>
              <w:rPr>
                <w:noProof/>
                <w:webHidden/>
              </w:rPr>
              <w:fldChar w:fldCharType="separate"/>
            </w:r>
            <w:r>
              <w:rPr>
                <w:noProof/>
                <w:webHidden/>
              </w:rPr>
              <w:t>12</w:t>
            </w:r>
            <w:r>
              <w:rPr>
                <w:noProof/>
                <w:webHidden/>
              </w:rPr>
              <w:fldChar w:fldCharType="end"/>
            </w:r>
          </w:hyperlink>
        </w:p>
        <w:p w14:paraId="37869E02" w14:textId="787D1883" w:rsidR="00213F26" w:rsidRDefault="00213F26">
          <w:pPr>
            <w:pStyle w:val="TOC2"/>
            <w:rPr>
              <w:rFonts w:asciiTheme="minorHAnsi" w:hAnsiTheme="minorHAnsi"/>
              <w:noProof/>
              <w:kern w:val="2"/>
              <w:sz w:val="24"/>
              <w:szCs w:val="24"/>
              <w:lang w:val="en-IN" w:eastAsia="en-IN"/>
              <w14:ligatures w14:val="standardContextual"/>
            </w:rPr>
          </w:pPr>
          <w:hyperlink w:anchor="_Toc242031662" w:history="1">
            <w:r w:rsidRPr="009D64AC">
              <w:rPr>
                <w:rStyle w:val="Hyperlink"/>
                <w:noProof/>
              </w:rPr>
              <w:t>EDI operating model (decision before EDI foundation work, Week 3)</w:t>
            </w:r>
            <w:r>
              <w:rPr>
                <w:noProof/>
                <w:webHidden/>
              </w:rPr>
              <w:tab/>
            </w:r>
            <w:r>
              <w:rPr>
                <w:noProof/>
                <w:webHidden/>
              </w:rPr>
              <w:fldChar w:fldCharType="begin"/>
            </w:r>
            <w:r>
              <w:rPr>
                <w:noProof/>
                <w:webHidden/>
              </w:rPr>
              <w:instrText xml:space="preserve"> PAGEREF _Toc242031662 \h </w:instrText>
            </w:r>
            <w:r>
              <w:rPr>
                <w:noProof/>
                <w:webHidden/>
              </w:rPr>
            </w:r>
            <w:r>
              <w:rPr>
                <w:noProof/>
                <w:webHidden/>
              </w:rPr>
              <w:fldChar w:fldCharType="separate"/>
            </w:r>
            <w:r>
              <w:rPr>
                <w:noProof/>
                <w:webHidden/>
              </w:rPr>
              <w:t>13</w:t>
            </w:r>
            <w:r>
              <w:rPr>
                <w:noProof/>
                <w:webHidden/>
              </w:rPr>
              <w:fldChar w:fldCharType="end"/>
            </w:r>
          </w:hyperlink>
        </w:p>
        <w:p w14:paraId="42689123" w14:textId="28746E2C" w:rsidR="00213F26" w:rsidRDefault="00213F26">
          <w:pPr>
            <w:pStyle w:val="TOC1"/>
            <w:rPr>
              <w:rFonts w:asciiTheme="minorHAnsi" w:hAnsiTheme="minorHAnsi"/>
              <w:noProof/>
              <w:kern w:val="2"/>
              <w:sz w:val="24"/>
              <w:szCs w:val="24"/>
              <w:lang w:val="en-IN" w:eastAsia="en-IN"/>
              <w14:ligatures w14:val="standardContextual"/>
            </w:rPr>
          </w:pPr>
          <w:hyperlink w:anchor="_Toc242031663" w:history="1">
            <w:r w:rsidRPr="009D64AC">
              <w:rPr>
                <w:rStyle w:val="Hyperlink"/>
                <w:noProof/>
              </w:rPr>
              <w:t>8. Decision engine and agent execution model</w:t>
            </w:r>
            <w:r>
              <w:rPr>
                <w:noProof/>
                <w:webHidden/>
              </w:rPr>
              <w:tab/>
            </w:r>
            <w:r>
              <w:rPr>
                <w:noProof/>
                <w:webHidden/>
              </w:rPr>
              <w:fldChar w:fldCharType="begin"/>
            </w:r>
            <w:r>
              <w:rPr>
                <w:noProof/>
                <w:webHidden/>
              </w:rPr>
              <w:instrText xml:space="preserve"> PAGEREF _Toc242031663 \h </w:instrText>
            </w:r>
            <w:r>
              <w:rPr>
                <w:noProof/>
                <w:webHidden/>
              </w:rPr>
            </w:r>
            <w:r>
              <w:rPr>
                <w:noProof/>
                <w:webHidden/>
              </w:rPr>
              <w:fldChar w:fldCharType="separate"/>
            </w:r>
            <w:r>
              <w:rPr>
                <w:noProof/>
                <w:webHidden/>
              </w:rPr>
              <w:t>13</w:t>
            </w:r>
            <w:r>
              <w:rPr>
                <w:noProof/>
                <w:webHidden/>
              </w:rPr>
              <w:fldChar w:fldCharType="end"/>
            </w:r>
          </w:hyperlink>
        </w:p>
        <w:p w14:paraId="4094C076" w14:textId="19CED2F0" w:rsidR="00213F26" w:rsidRDefault="00213F26">
          <w:pPr>
            <w:pStyle w:val="TOC2"/>
            <w:rPr>
              <w:rFonts w:asciiTheme="minorHAnsi" w:hAnsiTheme="minorHAnsi"/>
              <w:noProof/>
              <w:kern w:val="2"/>
              <w:sz w:val="24"/>
              <w:szCs w:val="24"/>
              <w:lang w:val="en-IN" w:eastAsia="en-IN"/>
              <w14:ligatures w14:val="standardContextual"/>
            </w:rPr>
          </w:pPr>
          <w:hyperlink w:anchor="_Toc242031664" w:history="1">
            <w:r w:rsidRPr="009D64AC">
              <w:rPr>
                <w:rStyle w:val="Hyperlink"/>
                <w:noProof/>
              </w:rPr>
              <w:t>Guardrails required from day one</w:t>
            </w:r>
            <w:r>
              <w:rPr>
                <w:noProof/>
                <w:webHidden/>
              </w:rPr>
              <w:tab/>
            </w:r>
            <w:r>
              <w:rPr>
                <w:noProof/>
                <w:webHidden/>
              </w:rPr>
              <w:fldChar w:fldCharType="begin"/>
            </w:r>
            <w:r>
              <w:rPr>
                <w:noProof/>
                <w:webHidden/>
              </w:rPr>
              <w:instrText xml:space="preserve"> PAGEREF _Toc242031664 \h </w:instrText>
            </w:r>
            <w:r>
              <w:rPr>
                <w:noProof/>
                <w:webHidden/>
              </w:rPr>
            </w:r>
            <w:r>
              <w:rPr>
                <w:noProof/>
                <w:webHidden/>
              </w:rPr>
              <w:fldChar w:fldCharType="separate"/>
            </w:r>
            <w:r>
              <w:rPr>
                <w:noProof/>
                <w:webHidden/>
              </w:rPr>
              <w:t>13</w:t>
            </w:r>
            <w:r>
              <w:rPr>
                <w:noProof/>
                <w:webHidden/>
              </w:rPr>
              <w:fldChar w:fldCharType="end"/>
            </w:r>
          </w:hyperlink>
        </w:p>
        <w:p w14:paraId="25A8330E" w14:textId="58856388" w:rsidR="00213F26" w:rsidRDefault="00213F26">
          <w:pPr>
            <w:pStyle w:val="TOC1"/>
            <w:rPr>
              <w:rFonts w:asciiTheme="minorHAnsi" w:hAnsiTheme="minorHAnsi"/>
              <w:noProof/>
              <w:kern w:val="2"/>
              <w:sz w:val="24"/>
              <w:szCs w:val="24"/>
              <w:lang w:val="en-IN" w:eastAsia="en-IN"/>
              <w14:ligatures w14:val="standardContextual"/>
            </w:rPr>
          </w:pPr>
          <w:hyperlink w:anchor="_Toc242031665" w:history="1">
            <w:r w:rsidRPr="009D64AC">
              <w:rPr>
                <w:rStyle w:val="Hyperlink"/>
                <w:noProof/>
              </w:rPr>
              <w:t>9. Security, compliance and AI governance baseline</w:t>
            </w:r>
            <w:r>
              <w:rPr>
                <w:noProof/>
                <w:webHidden/>
              </w:rPr>
              <w:tab/>
            </w:r>
            <w:r>
              <w:rPr>
                <w:noProof/>
                <w:webHidden/>
              </w:rPr>
              <w:fldChar w:fldCharType="begin"/>
            </w:r>
            <w:r>
              <w:rPr>
                <w:noProof/>
                <w:webHidden/>
              </w:rPr>
              <w:instrText xml:space="preserve"> PAGEREF _Toc242031665 \h </w:instrText>
            </w:r>
            <w:r>
              <w:rPr>
                <w:noProof/>
                <w:webHidden/>
              </w:rPr>
            </w:r>
            <w:r>
              <w:rPr>
                <w:noProof/>
                <w:webHidden/>
              </w:rPr>
              <w:fldChar w:fldCharType="separate"/>
            </w:r>
            <w:r>
              <w:rPr>
                <w:noProof/>
                <w:webHidden/>
              </w:rPr>
              <w:t>14</w:t>
            </w:r>
            <w:r>
              <w:rPr>
                <w:noProof/>
                <w:webHidden/>
              </w:rPr>
              <w:fldChar w:fldCharType="end"/>
            </w:r>
          </w:hyperlink>
        </w:p>
        <w:p w14:paraId="40BB5ECD" w14:textId="3D57A593" w:rsidR="00213F26" w:rsidRDefault="00213F26">
          <w:pPr>
            <w:pStyle w:val="TOC1"/>
            <w:rPr>
              <w:rFonts w:asciiTheme="minorHAnsi" w:hAnsiTheme="minorHAnsi"/>
              <w:noProof/>
              <w:kern w:val="2"/>
              <w:sz w:val="24"/>
              <w:szCs w:val="24"/>
              <w:lang w:val="en-IN" w:eastAsia="en-IN"/>
              <w14:ligatures w14:val="standardContextual"/>
            </w:rPr>
          </w:pPr>
          <w:hyperlink w:anchor="_Toc242031666" w:history="1">
            <w:r w:rsidRPr="009D64AC">
              <w:rPr>
                <w:rStyle w:val="Hyperlink"/>
                <w:noProof/>
              </w:rPr>
              <w:t>10. Recommended MVP: prove prevention, recovery and operational leverage</w:t>
            </w:r>
            <w:r>
              <w:rPr>
                <w:noProof/>
                <w:webHidden/>
              </w:rPr>
              <w:tab/>
            </w:r>
            <w:r>
              <w:rPr>
                <w:noProof/>
                <w:webHidden/>
              </w:rPr>
              <w:fldChar w:fldCharType="begin"/>
            </w:r>
            <w:r>
              <w:rPr>
                <w:noProof/>
                <w:webHidden/>
              </w:rPr>
              <w:instrText xml:space="preserve"> PAGEREF _Toc242031666 \h </w:instrText>
            </w:r>
            <w:r>
              <w:rPr>
                <w:noProof/>
                <w:webHidden/>
              </w:rPr>
            </w:r>
            <w:r>
              <w:rPr>
                <w:noProof/>
                <w:webHidden/>
              </w:rPr>
              <w:fldChar w:fldCharType="separate"/>
            </w:r>
            <w:r>
              <w:rPr>
                <w:noProof/>
                <w:webHidden/>
              </w:rPr>
              <w:t>14</w:t>
            </w:r>
            <w:r>
              <w:rPr>
                <w:noProof/>
                <w:webHidden/>
              </w:rPr>
              <w:fldChar w:fldCharType="end"/>
            </w:r>
          </w:hyperlink>
        </w:p>
        <w:p w14:paraId="6F30B995" w14:textId="1EDD59C8" w:rsidR="00213F26" w:rsidRDefault="00213F26">
          <w:pPr>
            <w:pStyle w:val="TOC2"/>
            <w:rPr>
              <w:rFonts w:asciiTheme="minorHAnsi" w:hAnsiTheme="minorHAnsi"/>
              <w:noProof/>
              <w:kern w:val="2"/>
              <w:sz w:val="24"/>
              <w:szCs w:val="24"/>
              <w:lang w:val="en-IN" w:eastAsia="en-IN"/>
              <w14:ligatures w14:val="standardContextual"/>
            </w:rPr>
          </w:pPr>
          <w:hyperlink w:anchor="_Toc242031667" w:history="1">
            <w:r w:rsidRPr="009D64AC">
              <w:rPr>
                <w:rStyle w:val="Hyperlink"/>
                <w:noProof/>
              </w:rPr>
              <w:t>MVP scope control</w:t>
            </w:r>
            <w:r>
              <w:rPr>
                <w:noProof/>
                <w:webHidden/>
              </w:rPr>
              <w:tab/>
            </w:r>
            <w:r>
              <w:rPr>
                <w:noProof/>
                <w:webHidden/>
              </w:rPr>
              <w:fldChar w:fldCharType="begin"/>
            </w:r>
            <w:r>
              <w:rPr>
                <w:noProof/>
                <w:webHidden/>
              </w:rPr>
              <w:instrText xml:space="preserve"> PAGEREF _Toc242031667 \h </w:instrText>
            </w:r>
            <w:r>
              <w:rPr>
                <w:noProof/>
                <w:webHidden/>
              </w:rPr>
            </w:r>
            <w:r>
              <w:rPr>
                <w:noProof/>
                <w:webHidden/>
              </w:rPr>
              <w:fldChar w:fldCharType="separate"/>
            </w:r>
            <w:r>
              <w:rPr>
                <w:noProof/>
                <w:webHidden/>
              </w:rPr>
              <w:t>15</w:t>
            </w:r>
            <w:r>
              <w:rPr>
                <w:noProof/>
                <w:webHidden/>
              </w:rPr>
              <w:fldChar w:fldCharType="end"/>
            </w:r>
          </w:hyperlink>
        </w:p>
        <w:p w14:paraId="3B4C8489" w14:textId="607CDA46" w:rsidR="00213F26" w:rsidRDefault="00213F26">
          <w:pPr>
            <w:pStyle w:val="TOC1"/>
            <w:rPr>
              <w:rFonts w:asciiTheme="minorHAnsi" w:hAnsiTheme="minorHAnsi"/>
              <w:noProof/>
              <w:kern w:val="2"/>
              <w:sz w:val="24"/>
              <w:szCs w:val="24"/>
              <w:lang w:val="en-IN" w:eastAsia="en-IN"/>
              <w14:ligatures w14:val="standardContextual"/>
            </w:rPr>
          </w:pPr>
          <w:hyperlink w:anchor="_Toc242031668" w:history="1">
            <w:r w:rsidRPr="009D64AC">
              <w:rPr>
                <w:rStyle w:val="Hyperlink"/>
                <w:noProof/>
              </w:rPr>
              <w:t>11. 180-day build and validation roadmap</w:t>
            </w:r>
            <w:r>
              <w:rPr>
                <w:noProof/>
                <w:webHidden/>
              </w:rPr>
              <w:tab/>
            </w:r>
            <w:r>
              <w:rPr>
                <w:noProof/>
                <w:webHidden/>
              </w:rPr>
              <w:fldChar w:fldCharType="begin"/>
            </w:r>
            <w:r>
              <w:rPr>
                <w:noProof/>
                <w:webHidden/>
              </w:rPr>
              <w:instrText xml:space="preserve"> PAGEREF _Toc242031668 \h </w:instrText>
            </w:r>
            <w:r>
              <w:rPr>
                <w:noProof/>
                <w:webHidden/>
              </w:rPr>
            </w:r>
            <w:r>
              <w:rPr>
                <w:noProof/>
                <w:webHidden/>
              </w:rPr>
              <w:fldChar w:fldCharType="separate"/>
            </w:r>
            <w:r>
              <w:rPr>
                <w:noProof/>
                <w:webHidden/>
              </w:rPr>
              <w:t>15</w:t>
            </w:r>
            <w:r>
              <w:rPr>
                <w:noProof/>
                <w:webHidden/>
              </w:rPr>
              <w:fldChar w:fldCharType="end"/>
            </w:r>
          </w:hyperlink>
        </w:p>
        <w:p w14:paraId="01855BE8" w14:textId="032C376D" w:rsidR="00213F26" w:rsidRDefault="00213F26">
          <w:pPr>
            <w:pStyle w:val="TOC1"/>
            <w:rPr>
              <w:rFonts w:asciiTheme="minorHAnsi" w:hAnsiTheme="minorHAnsi"/>
              <w:noProof/>
              <w:kern w:val="2"/>
              <w:sz w:val="24"/>
              <w:szCs w:val="24"/>
              <w:lang w:val="en-IN" w:eastAsia="en-IN"/>
              <w14:ligatures w14:val="standardContextual"/>
            </w:rPr>
          </w:pPr>
          <w:hyperlink w:anchor="_Toc242031669" w:history="1">
            <w:r w:rsidRPr="009D64AC">
              <w:rPr>
                <w:rStyle w:val="Hyperlink"/>
                <w:noProof/>
              </w:rPr>
              <w:t>11A. Key dependencies and risks</w:t>
            </w:r>
            <w:r>
              <w:rPr>
                <w:noProof/>
                <w:webHidden/>
              </w:rPr>
              <w:tab/>
            </w:r>
            <w:r>
              <w:rPr>
                <w:noProof/>
                <w:webHidden/>
              </w:rPr>
              <w:fldChar w:fldCharType="begin"/>
            </w:r>
            <w:r>
              <w:rPr>
                <w:noProof/>
                <w:webHidden/>
              </w:rPr>
              <w:instrText xml:space="preserve"> PAGEREF _Toc242031669 \h </w:instrText>
            </w:r>
            <w:r>
              <w:rPr>
                <w:noProof/>
                <w:webHidden/>
              </w:rPr>
            </w:r>
            <w:r>
              <w:rPr>
                <w:noProof/>
                <w:webHidden/>
              </w:rPr>
              <w:fldChar w:fldCharType="separate"/>
            </w:r>
            <w:r>
              <w:rPr>
                <w:noProof/>
                <w:webHidden/>
              </w:rPr>
              <w:t>16</w:t>
            </w:r>
            <w:r>
              <w:rPr>
                <w:noProof/>
                <w:webHidden/>
              </w:rPr>
              <w:fldChar w:fldCharType="end"/>
            </w:r>
          </w:hyperlink>
        </w:p>
        <w:p w14:paraId="7423887A" w14:textId="6E86671C" w:rsidR="00213F26" w:rsidRDefault="00213F26">
          <w:pPr>
            <w:pStyle w:val="TOC1"/>
            <w:rPr>
              <w:rFonts w:asciiTheme="minorHAnsi" w:hAnsiTheme="minorHAnsi"/>
              <w:noProof/>
              <w:kern w:val="2"/>
              <w:sz w:val="24"/>
              <w:szCs w:val="24"/>
              <w:lang w:val="en-IN" w:eastAsia="en-IN"/>
              <w14:ligatures w14:val="standardContextual"/>
            </w:rPr>
          </w:pPr>
          <w:hyperlink w:anchor="_Toc242031670" w:history="1">
            <w:r w:rsidRPr="009D64AC">
              <w:rPr>
                <w:rStyle w:val="Hyperlink"/>
                <w:noProof/>
              </w:rPr>
              <w:t>11B. Build and validation rules</w:t>
            </w:r>
            <w:r>
              <w:rPr>
                <w:noProof/>
                <w:webHidden/>
              </w:rPr>
              <w:tab/>
            </w:r>
            <w:r>
              <w:rPr>
                <w:noProof/>
                <w:webHidden/>
              </w:rPr>
              <w:fldChar w:fldCharType="begin"/>
            </w:r>
            <w:r>
              <w:rPr>
                <w:noProof/>
                <w:webHidden/>
              </w:rPr>
              <w:instrText xml:space="preserve"> PAGEREF _Toc242031670 \h </w:instrText>
            </w:r>
            <w:r>
              <w:rPr>
                <w:noProof/>
                <w:webHidden/>
              </w:rPr>
            </w:r>
            <w:r>
              <w:rPr>
                <w:noProof/>
                <w:webHidden/>
              </w:rPr>
              <w:fldChar w:fldCharType="separate"/>
            </w:r>
            <w:r>
              <w:rPr>
                <w:noProof/>
                <w:webHidden/>
              </w:rPr>
              <w:t>17</w:t>
            </w:r>
            <w:r>
              <w:rPr>
                <w:noProof/>
                <w:webHidden/>
              </w:rPr>
              <w:fldChar w:fldCharType="end"/>
            </w:r>
          </w:hyperlink>
        </w:p>
        <w:p w14:paraId="1237AF2E" w14:textId="567DF309" w:rsidR="00213F26" w:rsidRDefault="00213F26">
          <w:pPr>
            <w:pStyle w:val="TOC2"/>
            <w:rPr>
              <w:rFonts w:asciiTheme="minorHAnsi" w:hAnsiTheme="minorHAnsi"/>
              <w:noProof/>
              <w:kern w:val="2"/>
              <w:sz w:val="24"/>
              <w:szCs w:val="24"/>
              <w:lang w:val="en-IN" w:eastAsia="en-IN"/>
              <w14:ligatures w14:val="standardContextual"/>
            </w:rPr>
          </w:pPr>
          <w:hyperlink w:anchor="_Toc242031671" w:history="1">
            <w:r w:rsidRPr="009D64AC">
              <w:rPr>
                <w:rStyle w:val="Hyperlink"/>
                <w:noProof/>
              </w:rPr>
              <w:t>Validation rules</w:t>
            </w:r>
            <w:r>
              <w:rPr>
                <w:noProof/>
                <w:webHidden/>
              </w:rPr>
              <w:tab/>
            </w:r>
            <w:r>
              <w:rPr>
                <w:noProof/>
                <w:webHidden/>
              </w:rPr>
              <w:fldChar w:fldCharType="begin"/>
            </w:r>
            <w:r>
              <w:rPr>
                <w:noProof/>
                <w:webHidden/>
              </w:rPr>
              <w:instrText xml:space="preserve"> PAGEREF _Toc242031671 \h </w:instrText>
            </w:r>
            <w:r>
              <w:rPr>
                <w:noProof/>
                <w:webHidden/>
              </w:rPr>
            </w:r>
            <w:r>
              <w:rPr>
                <w:noProof/>
                <w:webHidden/>
              </w:rPr>
              <w:fldChar w:fldCharType="separate"/>
            </w:r>
            <w:r>
              <w:rPr>
                <w:noProof/>
                <w:webHidden/>
              </w:rPr>
              <w:t>17</w:t>
            </w:r>
            <w:r>
              <w:rPr>
                <w:noProof/>
                <w:webHidden/>
              </w:rPr>
              <w:fldChar w:fldCharType="end"/>
            </w:r>
          </w:hyperlink>
        </w:p>
        <w:p w14:paraId="7D48244A" w14:textId="3D8670CD" w:rsidR="00213F26" w:rsidRDefault="00213F26">
          <w:pPr>
            <w:pStyle w:val="TOC2"/>
            <w:rPr>
              <w:rFonts w:asciiTheme="minorHAnsi" w:hAnsiTheme="minorHAnsi"/>
              <w:noProof/>
              <w:kern w:val="2"/>
              <w:sz w:val="24"/>
              <w:szCs w:val="24"/>
              <w:lang w:val="en-IN" w:eastAsia="en-IN"/>
              <w14:ligatures w14:val="standardContextual"/>
            </w:rPr>
          </w:pPr>
          <w:hyperlink w:anchor="_Toc242031672" w:history="1">
            <w:r w:rsidRPr="009D64AC">
              <w:rPr>
                <w:rStyle w:val="Hyperlink"/>
                <w:noProof/>
              </w:rPr>
              <w:t>Build rules</w:t>
            </w:r>
            <w:r>
              <w:rPr>
                <w:noProof/>
                <w:webHidden/>
              </w:rPr>
              <w:tab/>
            </w:r>
            <w:r>
              <w:rPr>
                <w:noProof/>
                <w:webHidden/>
              </w:rPr>
              <w:fldChar w:fldCharType="begin"/>
            </w:r>
            <w:r>
              <w:rPr>
                <w:noProof/>
                <w:webHidden/>
              </w:rPr>
              <w:instrText xml:space="preserve"> PAGEREF _Toc242031672 \h </w:instrText>
            </w:r>
            <w:r>
              <w:rPr>
                <w:noProof/>
                <w:webHidden/>
              </w:rPr>
            </w:r>
            <w:r>
              <w:rPr>
                <w:noProof/>
                <w:webHidden/>
              </w:rPr>
              <w:fldChar w:fldCharType="separate"/>
            </w:r>
            <w:r>
              <w:rPr>
                <w:noProof/>
                <w:webHidden/>
              </w:rPr>
              <w:t>17</w:t>
            </w:r>
            <w:r>
              <w:rPr>
                <w:noProof/>
                <w:webHidden/>
              </w:rPr>
              <w:fldChar w:fldCharType="end"/>
            </w:r>
          </w:hyperlink>
        </w:p>
        <w:p w14:paraId="53A52E02" w14:textId="0FAEB60F" w:rsidR="00213F26" w:rsidRDefault="00213F26">
          <w:pPr>
            <w:pStyle w:val="TOC2"/>
            <w:rPr>
              <w:rFonts w:asciiTheme="minorHAnsi" w:hAnsiTheme="minorHAnsi"/>
              <w:noProof/>
              <w:kern w:val="2"/>
              <w:sz w:val="24"/>
              <w:szCs w:val="24"/>
              <w:lang w:val="en-IN" w:eastAsia="en-IN"/>
              <w14:ligatures w14:val="standardContextual"/>
            </w:rPr>
          </w:pPr>
          <w:hyperlink w:anchor="_Toc242031673" w:history="1">
            <w:r w:rsidRPr="009D64AC">
              <w:rPr>
                <w:rStyle w:val="Hyperlink"/>
                <w:noProof/>
              </w:rPr>
              <w:t>Release gates</w:t>
            </w:r>
            <w:r>
              <w:rPr>
                <w:noProof/>
                <w:webHidden/>
              </w:rPr>
              <w:tab/>
            </w:r>
            <w:r>
              <w:rPr>
                <w:noProof/>
                <w:webHidden/>
              </w:rPr>
              <w:fldChar w:fldCharType="begin"/>
            </w:r>
            <w:r>
              <w:rPr>
                <w:noProof/>
                <w:webHidden/>
              </w:rPr>
              <w:instrText xml:space="preserve"> PAGEREF _Toc242031673 \h </w:instrText>
            </w:r>
            <w:r>
              <w:rPr>
                <w:noProof/>
                <w:webHidden/>
              </w:rPr>
            </w:r>
            <w:r>
              <w:rPr>
                <w:noProof/>
                <w:webHidden/>
              </w:rPr>
              <w:fldChar w:fldCharType="separate"/>
            </w:r>
            <w:r>
              <w:rPr>
                <w:noProof/>
                <w:webHidden/>
              </w:rPr>
              <w:t>18</w:t>
            </w:r>
            <w:r>
              <w:rPr>
                <w:noProof/>
                <w:webHidden/>
              </w:rPr>
              <w:fldChar w:fldCharType="end"/>
            </w:r>
          </w:hyperlink>
        </w:p>
        <w:p w14:paraId="02E2D7C6" w14:textId="3E62C247" w:rsidR="00213F26" w:rsidRDefault="00213F26">
          <w:pPr>
            <w:pStyle w:val="TOC1"/>
            <w:rPr>
              <w:rFonts w:asciiTheme="minorHAnsi" w:hAnsiTheme="minorHAnsi"/>
              <w:noProof/>
              <w:kern w:val="2"/>
              <w:sz w:val="24"/>
              <w:szCs w:val="24"/>
              <w:lang w:val="en-IN" w:eastAsia="en-IN"/>
              <w14:ligatures w14:val="standardContextual"/>
            </w:rPr>
          </w:pPr>
          <w:hyperlink w:anchor="_Toc242031674" w:history="1">
            <w:r w:rsidRPr="009D64AC">
              <w:rPr>
                <w:rStyle w:val="Hyperlink"/>
                <w:noProof/>
              </w:rPr>
              <w:t>11C. Foundation and implementation focus</w:t>
            </w:r>
            <w:r>
              <w:rPr>
                <w:noProof/>
                <w:webHidden/>
              </w:rPr>
              <w:tab/>
            </w:r>
            <w:r>
              <w:rPr>
                <w:noProof/>
                <w:webHidden/>
              </w:rPr>
              <w:fldChar w:fldCharType="begin"/>
            </w:r>
            <w:r>
              <w:rPr>
                <w:noProof/>
                <w:webHidden/>
              </w:rPr>
              <w:instrText xml:space="preserve"> PAGEREF _Toc242031674 \h </w:instrText>
            </w:r>
            <w:r>
              <w:rPr>
                <w:noProof/>
                <w:webHidden/>
              </w:rPr>
            </w:r>
            <w:r>
              <w:rPr>
                <w:noProof/>
                <w:webHidden/>
              </w:rPr>
              <w:fldChar w:fldCharType="separate"/>
            </w:r>
            <w:r>
              <w:rPr>
                <w:noProof/>
                <w:webHidden/>
              </w:rPr>
              <w:t>18</w:t>
            </w:r>
            <w:r>
              <w:rPr>
                <w:noProof/>
                <w:webHidden/>
              </w:rPr>
              <w:fldChar w:fldCharType="end"/>
            </w:r>
          </w:hyperlink>
        </w:p>
        <w:p w14:paraId="537C80A0" w14:textId="12812DB5" w:rsidR="00213F26" w:rsidRDefault="00213F26">
          <w:pPr>
            <w:pStyle w:val="TOC2"/>
            <w:rPr>
              <w:rFonts w:asciiTheme="minorHAnsi" w:hAnsiTheme="minorHAnsi"/>
              <w:noProof/>
              <w:kern w:val="2"/>
              <w:sz w:val="24"/>
              <w:szCs w:val="24"/>
              <w:lang w:val="en-IN" w:eastAsia="en-IN"/>
              <w14:ligatures w14:val="standardContextual"/>
            </w:rPr>
          </w:pPr>
          <w:hyperlink w:anchor="_Toc242031675" w:history="1">
            <w:r w:rsidRPr="009D64AC">
              <w:rPr>
                <w:rStyle w:val="Hyperlink"/>
                <w:noProof/>
              </w:rPr>
              <w:t>Foundation focus (in priority order)</w:t>
            </w:r>
            <w:r>
              <w:rPr>
                <w:noProof/>
                <w:webHidden/>
              </w:rPr>
              <w:tab/>
            </w:r>
            <w:r>
              <w:rPr>
                <w:noProof/>
                <w:webHidden/>
              </w:rPr>
              <w:fldChar w:fldCharType="begin"/>
            </w:r>
            <w:r>
              <w:rPr>
                <w:noProof/>
                <w:webHidden/>
              </w:rPr>
              <w:instrText xml:space="preserve"> PAGEREF _Toc242031675 \h </w:instrText>
            </w:r>
            <w:r>
              <w:rPr>
                <w:noProof/>
                <w:webHidden/>
              </w:rPr>
            </w:r>
            <w:r>
              <w:rPr>
                <w:noProof/>
                <w:webHidden/>
              </w:rPr>
              <w:fldChar w:fldCharType="separate"/>
            </w:r>
            <w:r>
              <w:rPr>
                <w:noProof/>
                <w:webHidden/>
              </w:rPr>
              <w:t>18</w:t>
            </w:r>
            <w:r>
              <w:rPr>
                <w:noProof/>
                <w:webHidden/>
              </w:rPr>
              <w:fldChar w:fldCharType="end"/>
            </w:r>
          </w:hyperlink>
        </w:p>
        <w:p w14:paraId="6A5F4EB8" w14:textId="5B6A9AC2" w:rsidR="00213F26" w:rsidRDefault="00213F26">
          <w:pPr>
            <w:pStyle w:val="TOC2"/>
            <w:rPr>
              <w:rFonts w:asciiTheme="minorHAnsi" w:hAnsiTheme="minorHAnsi"/>
              <w:noProof/>
              <w:kern w:val="2"/>
              <w:sz w:val="24"/>
              <w:szCs w:val="24"/>
              <w:lang w:val="en-IN" w:eastAsia="en-IN"/>
              <w14:ligatures w14:val="standardContextual"/>
            </w:rPr>
          </w:pPr>
          <w:hyperlink w:anchor="_Toc242031676" w:history="1">
            <w:r w:rsidRPr="009D64AC">
              <w:rPr>
                <w:rStyle w:val="Hyperlink"/>
                <w:noProof/>
              </w:rPr>
              <w:t>Implementation focus</w:t>
            </w:r>
            <w:r>
              <w:rPr>
                <w:noProof/>
                <w:webHidden/>
              </w:rPr>
              <w:tab/>
            </w:r>
            <w:r>
              <w:rPr>
                <w:noProof/>
                <w:webHidden/>
              </w:rPr>
              <w:fldChar w:fldCharType="begin"/>
            </w:r>
            <w:r>
              <w:rPr>
                <w:noProof/>
                <w:webHidden/>
              </w:rPr>
              <w:instrText xml:space="preserve"> PAGEREF _Toc242031676 \h </w:instrText>
            </w:r>
            <w:r>
              <w:rPr>
                <w:noProof/>
                <w:webHidden/>
              </w:rPr>
            </w:r>
            <w:r>
              <w:rPr>
                <w:noProof/>
                <w:webHidden/>
              </w:rPr>
              <w:fldChar w:fldCharType="separate"/>
            </w:r>
            <w:r>
              <w:rPr>
                <w:noProof/>
                <w:webHidden/>
              </w:rPr>
              <w:t>18</w:t>
            </w:r>
            <w:r>
              <w:rPr>
                <w:noProof/>
                <w:webHidden/>
              </w:rPr>
              <w:fldChar w:fldCharType="end"/>
            </w:r>
          </w:hyperlink>
        </w:p>
        <w:p w14:paraId="655BDC75" w14:textId="15054C71" w:rsidR="00213F26" w:rsidRDefault="00213F26">
          <w:pPr>
            <w:pStyle w:val="TOC2"/>
            <w:rPr>
              <w:rFonts w:asciiTheme="minorHAnsi" w:hAnsiTheme="minorHAnsi"/>
              <w:noProof/>
              <w:kern w:val="2"/>
              <w:sz w:val="24"/>
              <w:szCs w:val="24"/>
              <w:lang w:val="en-IN" w:eastAsia="en-IN"/>
              <w14:ligatures w14:val="standardContextual"/>
            </w:rPr>
          </w:pPr>
          <w:hyperlink w:anchor="_Toc242031677" w:history="1">
            <w:r w:rsidRPr="009D64AC">
              <w:rPr>
                <w:rStyle w:val="Hyperlink"/>
                <w:noProof/>
              </w:rPr>
              <w:t>A15-lite: land-motion diagnostic (scope)</w:t>
            </w:r>
            <w:r>
              <w:rPr>
                <w:noProof/>
                <w:webHidden/>
              </w:rPr>
              <w:tab/>
            </w:r>
            <w:r>
              <w:rPr>
                <w:noProof/>
                <w:webHidden/>
              </w:rPr>
              <w:fldChar w:fldCharType="begin"/>
            </w:r>
            <w:r>
              <w:rPr>
                <w:noProof/>
                <w:webHidden/>
              </w:rPr>
              <w:instrText xml:space="preserve"> PAGEREF _Toc242031677 \h </w:instrText>
            </w:r>
            <w:r>
              <w:rPr>
                <w:noProof/>
                <w:webHidden/>
              </w:rPr>
            </w:r>
            <w:r>
              <w:rPr>
                <w:noProof/>
                <w:webHidden/>
              </w:rPr>
              <w:fldChar w:fldCharType="separate"/>
            </w:r>
            <w:r>
              <w:rPr>
                <w:noProof/>
                <w:webHidden/>
              </w:rPr>
              <w:t>19</w:t>
            </w:r>
            <w:r>
              <w:rPr>
                <w:noProof/>
                <w:webHidden/>
              </w:rPr>
              <w:fldChar w:fldCharType="end"/>
            </w:r>
          </w:hyperlink>
        </w:p>
        <w:p w14:paraId="102558C3" w14:textId="79AB6D69" w:rsidR="00213F26" w:rsidRDefault="00213F26">
          <w:pPr>
            <w:pStyle w:val="TOC1"/>
            <w:rPr>
              <w:rFonts w:asciiTheme="minorHAnsi" w:hAnsiTheme="minorHAnsi"/>
              <w:noProof/>
              <w:kern w:val="2"/>
              <w:sz w:val="24"/>
              <w:szCs w:val="24"/>
              <w:lang w:val="en-IN" w:eastAsia="en-IN"/>
              <w14:ligatures w14:val="standardContextual"/>
            </w:rPr>
          </w:pPr>
          <w:hyperlink w:anchor="_Toc242031678" w:history="1">
            <w:r w:rsidRPr="009D64AC">
              <w:rPr>
                <w:rStyle w:val="Hyperlink"/>
                <w:noProof/>
              </w:rPr>
              <w:t>12. Core architecture decisions to make now</w:t>
            </w:r>
            <w:r>
              <w:rPr>
                <w:noProof/>
                <w:webHidden/>
              </w:rPr>
              <w:tab/>
            </w:r>
            <w:r>
              <w:rPr>
                <w:noProof/>
                <w:webHidden/>
              </w:rPr>
              <w:fldChar w:fldCharType="begin"/>
            </w:r>
            <w:r>
              <w:rPr>
                <w:noProof/>
                <w:webHidden/>
              </w:rPr>
              <w:instrText xml:space="preserve"> PAGEREF _Toc242031678 \h </w:instrText>
            </w:r>
            <w:r>
              <w:rPr>
                <w:noProof/>
                <w:webHidden/>
              </w:rPr>
            </w:r>
            <w:r>
              <w:rPr>
                <w:noProof/>
                <w:webHidden/>
              </w:rPr>
              <w:fldChar w:fldCharType="separate"/>
            </w:r>
            <w:r>
              <w:rPr>
                <w:noProof/>
                <w:webHidden/>
              </w:rPr>
              <w:t>19</w:t>
            </w:r>
            <w:r>
              <w:rPr>
                <w:noProof/>
                <w:webHidden/>
              </w:rPr>
              <w:fldChar w:fldCharType="end"/>
            </w:r>
          </w:hyperlink>
        </w:p>
        <w:p w14:paraId="03CAE5AB" w14:textId="201FC4B4" w:rsidR="00213F26" w:rsidRDefault="00213F26">
          <w:pPr>
            <w:pStyle w:val="TOC1"/>
            <w:rPr>
              <w:rFonts w:asciiTheme="minorHAnsi" w:hAnsiTheme="minorHAnsi"/>
              <w:noProof/>
              <w:kern w:val="2"/>
              <w:sz w:val="24"/>
              <w:szCs w:val="24"/>
              <w:lang w:val="en-IN" w:eastAsia="en-IN"/>
              <w14:ligatures w14:val="standardContextual"/>
            </w:rPr>
          </w:pPr>
          <w:hyperlink w:anchor="_Toc242031679" w:history="1">
            <w:r w:rsidRPr="009D64AC">
              <w:rPr>
                <w:rStyle w:val="Hyperlink"/>
                <w:noProof/>
              </w:rPr>
              <w:t>13. Product success scorecard</w:t>
            </w:r>
            <w:r>
              <w:rPr>
                <w:noProof/>
                <w:webHidden/>
              </w:rPr>
              <w:tab/>
            </w:r>
            <w:r>
              <w:rPr>
                <w:noProof/>
                <w:webHidden/>
              </w:rPr>
              <w:fldChar w:fldCharType="begin"/>
            </w:r>
            <w:r>
              <w:rPr>
                <w:noProof/>
                <w:webHidden/>
              </w:rPr>
              <w:instrText xml:space="preserve"> PAGEREF _Toc242031679 \h </w:instrText>
            </w:r>
            <w:r>
              <w:rPr>
                <w:noProof/>
                <w:webHidden/>
              </w:rPr>
            </w:r>
            <w:r>
              <w:rPr>
                <w:noProof/>
                <w:webHidden/>
              </w:rPr>
              <w:fldChar w:fldCharType="separate"/>
            </w:r>
            <w:r>
              <w:rPr>
                <w:noProof/>
                <w:webHidden/>
              </w:rPr>
              <w:t>20</w:t>
            </w:r>
            <w:r>
              <w:rPr>
                <w:noProof/>
                <w:webHidden/>
              </w:rPr>
              <w:fldChar w:fldCharType="end"/>
            </w:r>
          </w:hyperlink>
        </w:p>
        <w:p w14:paraId="19D986C6" w14:textId="461A86EE" w:rsidR="00213F26" w:rsidRDefault="00213F26">
          <w:pPr>
            <w:pStyle w:val="TOC2"/>
            <w:rPr>
              <w:rFonts w:asciiTheme="minorHAnsi" w:hAnsiTheme="minorHAnsi"/>
              <w:noProof/>
              <w:kern w:val="2"/>
              <w:sz w:val="24"/>
              <w:szCs w:val="24"/>
              <w:lang w:val="en-IN" w:eastAsia="en-IN"/>
              <w14:ligatures w14:val="standardContextual"/>
            </w:rPr>
          </w:pPr>
          <w:hyperlink w:anchor="_Toc242031680" w:history="1">
            <w:r w:rsidRPr="009D64AC">
              <w:rPr>
                <w:rStyle w:val="Hyperlink"/>
                <w:noProof/>
              </w:rPr>
              <w:t>Measurement rules for targets</w:t>
            </w:r>
            <w:r>
              <w:rPr>
                <w:noProof/>
                <w:webHidden/>
              </w:rPr>
              <w:tab/>
            </w:r>
            <w:r>
              <w:rPr>
                <w:noProof/>
                <w:webHidden/>
              </w:rPr>
              <w:fldChar w:fldCharType="begin"/>
            </w:r>
            <w:r>
              <w:rPr>
                <w:noProof/>
                <w:webHidden/>
              </w:rPr>
              <w:instrText xml:space="preserve"> PAGEREF _Toc242031680 \h </w:instrText>
            </w:r>
            <w:r>
              <w:rPr>
                <w:noProof/>
                <w:webHidden/>
              </w:rPr>
            </w:r>
            <w:r>
              <w:rPr>
                <w:noProof/>
                <w:webHidden/>
              </w:rPr>
              <w:fldChar w:fldCharType="separate"/>
            </w:r>
            <w:r>
              <w:rPr>
                <w:noProof/>
                <w:webHidden/>
              </w:rPr>
              <w:t>20</w:t>
            </w:r>
            <w:r>
              <w:rPr>
                <w:noProof/>
                <w:webHidden/>
              </w:rPr>
              <w:fldChar w:fldCharType="end"/>
            </w:r>
          </w:hyperlink>
        </w:p>
        <w:p w14:paraId="49140F81" w14:textId="4A4237F0" w:rsidR="00213F26" w:rsidRDefault="00213F26">
          <w:pPr>
            <w:pStyle w:val="TOC1"/>
            <w:rPr>
              <w:rFonts w:asciiTheme="minorHAnsi" w:hAnsiTheme="minorHAnsi"/>
              <w:noProof/>
              <w:kern w:val="2"/>
              <w:sz w:val="24"/>
              <w:szCs w:val="24"/>
              <w:lang w:val="en-IN" w:eastAsia="en-IN"/>
              <w14:ligatures w14:val="standardContextual"/>
            </w:rPr>
          </w:pPr>
          <w:hyperlink w:anchor="_Toc242031681" w:history="1">
            <w:r w:rsidRPr="009D64AC">
              <w:rPr>
                <w:rStyle w:val="Hyperlink"/>
                <w:noProof/>
              </w:rPr>
              <w:t>14. Phase 2 intelligent automation backlog</w:t>
            </w:r>
            <w:r>
              <w:rPr>
                <w:noProof/>
                <w:webHidden/>
              </w:rPr>
              <w:tab/>
            </w:r>
            <w:r>
              <w:rPr>
                <w:noProof/>
                <w:webHidden/>
              </w:rPr>
              <w:fldChar w:fldCharType="begin"/>
            </w:r>
            <w:r>
              <w:rPr>
                <w:noProof/>
                <w:webHidden/>
              </w:rPr>
              <w:instrText xml:space="preserve"> PAGEREF _Toc242031681 \h </w:instrText>
            </w:r>
            <w:r>
              <w:rPr>
                <w:noProof/>
                <w:webHidden/>
              </w:rPr>
            </w:r>
            <w:r>
              <w:rPr>
                <w:noProof/>
                <w:webHidden/>
              </w:rPr>
              <w:fldChar w:fldCharType="separate"/>
            </w:r>
            <w:r>
              <w:rPr>
                <w:noProof/>
                <w:webHidden/>
              </w:rPr>
              <w:t>21</w:t>
            </w:r>
            <w:r>
              <w:rPr>
                <w:noProof/>
                <w:webHidden/>
              </w:rPr>
              <w:fldChar w:fldCharType="end"/>
            </w:r>
          </w:hyperlink>
        </w:p>
        <w:p w14:paraId="21A39CD6" w14:textId="721DAB99" w:rsidR="00213F26" w:rsidRDefault="00213F26">
          <w:pPr>
            <w:pStyle w:val="TOC1"/>
            <w:rPr>
              <w:rFonts w:asciiTheme="minorHAnsi" w:hAnsiTheme="minorHAnsi"/>
              <w:noProof/>
              <w:kern w:val="2"/>
              <w:sz w:val="24"/>
              <w:szCs w:val="24"/>
              <w:lang w:val="en-IN" w:eastAsia="en-IN"/>
              <w14:ligatures w14:val="standardContextual"/>
            </w:rPr>
          </w:pPr>
          <w:hyperlink w:anchor="_Toc242031682" w:history="1">
            <w:r w:rsidRPr="009D64AC">
              <w:rPr>
                <w:rStyle w:val="Hyperlink"/>
                <w:noProof/>
              </w:rPr>
              <w:t>15. Minimum product team for the next 180 days</w:t>
            </w:r>
            <w:r>
              <w:rPr>
                <w:noProof/>
                <w:webHidden/>
              </w:rPr>
              <w:tab/>
            </w:r>
            <w:r>
              <w:rPr>
                <w:noProof/>
                <w:webHidden/>
              </w:rPr>
              <w:fldChar w:fldCharType="begin"/>
            </w:r>
            <w:r>
              <w:rPr>
                <w:noProof/>
                <w:webHidden/>
              </w:rPr>
              <w:instrText xml:space="preserve"> PAGEREF _Toc242031682 \h </w:instrText>
            </w:r>
            <w:r>
              <w:rPr>
                <w:noProof/>
                <w:webHidden/>
              </w:rPr>
            </w:r>
            <w:r>
              <w:rPr>
                <w:noProof/>
                <w:webHidden/>
              </w:rPr>
              <w:fldChar w:fldCharType="separate"/>
            </w:r>
            <w:r>
              <w:rPr>
                <w:noProof/>
                <w:webHidden/>
              </w:rPr>
              <w:t>21</w:t>
            </w:r>
            <w:r>
              <w:rPr>
                <w:noProof/>
                <w:webHidden/>
              </w:rPr>
              <w:fldChar w:fldCharType="end"/>
            </w:r>
          </w:hyperlink>
        </w:p>
        <w:p w14:paraId="1CC47079" w14:textId="6004C2CE" w:rsidR="00213F26" w:rsidRDefault="00213F26">
          <w:pPr>
            <w:pStyle w:val="TOC1"/>
            <w:rPr>
              <w:rFonts w:asciiTheme="minorHAnsi" w:hAnsiTheme="minorHAnsi"/>
              <w:noProof/>
              <w:kern w:val="2"/>
              <w:sz w:val="24"/>
              <w:szCs w:val="24"/>
              <w:lang w:val="en-IN" w:eastAsia="en-IN"/>
              <w14:ligatures w14:val="standardContextual"/>
            </w:rPr>
          </w:pPr>
          <w:hyperlink w:anchor="_Toc242031683" w:history="1">
            <w:r w:rsidRPr="009D64AC">
              <w:rPr>
                <w:rStyle w:val="Hyperlink"/>
                <w:noProof/>
              </w:rPr>
              <w:t>16. Internal discussion: decisions required</w:t>
            </w:r>
            <w:r>
              <w:rPr>
                <w:noProof/>
                <w:webHidden/>
              </w:rPr>
              <w:tab/>
            </w:r>
            <w:r>
              <w:rPr>
                <w:noProof/>
                <w:webHidden/>
              </w:rPr>
              <w:fldChar w:fldCharType="begin"/>
            </w:r>
            <w:r>
              <w:rPr>
                <w:noProof/>
                <w:webHidden/>
              </w:rPr>
              <w:instrText xml:space="preserve"> PAGEREF _Toc242031683 \h </w:instrText>
            </w:r>
            <w:r>
              <w:rPr>
                <w:noProof/>
                <w:webHidden/>
              </w:rPr>
            </w:r>
            <w:r>
              <w:rPr>
                <w:noProof/>
                <w:webHidden/>
              </w:rPr>
              <w:fldChar w:fldCharType="separate"/>
            </w:r>
            <w:r>
              <w:rPr>
                <w:noProof/>
                <w:webHidden/>
              </w:rPr>
              <w:t>22</w:t>
            </w:r>
            <w:r>
              <w:rPr>
                <w:noProof/>
                <w:webHidden/>
              </w:rPr>
              <w:fldChar w:fldCharType="end"/>
            </w:r>
          </w:hyperlink>
        </w:p>
        <w:p w14:paraId="371B844F" w14:textId="1E5FD0BA" w:rsidR="00213F26" w:rsidRDefault="00213F26">
          <w:pPr>
            <w:pStyle w:val="TOC1"/>
            <w:rPr>
              <w:rFonts w:asciiTheme="minorHAnsi" w:hAnsiTheme="minorHAnsi"/>
              <w:noProof/>
              <w:kern w:val="2"/>
              <w:sz w:val="24"/>
              <w:szCs w:val="24"/>
              <w:lang w:val="en-IN" w:eastAsia="en-IN"/>
              <w14:ligatures w14:val="standardContextual"/>
            </w:rPr>
          </w:pPr>
          <w:hyperlink w:anchor="_Toc242031684" w:history="1">
            <w:r w:rsidRPr="009D64AC">
              <w:rPr>
                <w:rStyle w:val="Hyperlink"/>
                <w:noProof/>
              </w:rPr>
              <w:t>17. Recommended next steps: next 30 days</w:t>
            </w:r>
            <w:r>
              <w:rPr>
                <w:noProof/>
                <w:webHidden/>
              </w:rPr>
              <w:tab/>
            </w:r>
            <w:r>
              <w:rPr>
                <w:noProof/>
                <w:webHidden/>
              </w:rPr>
              <w:fldChar w:fldCharType="begin"/>
            </w:r>
            <w:r>
              <w:rPr>
                <w:noProof/>
                <w:webHidden/>
              </w:rPr>
              <w:instrText xml:space="preserve"> PAGEREF _Toc242031684 \h </w:instrText>
            </w:r>
            <w:r>
              <w:rPr>
                <w:noProof/>
                <w:webHidden/>
              </w:rPr>
            </w:r>
            <w:r>
              <w:rPr>
                <w:noProof/>
                <w:webHidden/>
              </w:rPr>
              <w:fldChar w:fldCharType="separate"/>
            </w:r>
            <w:r>
              <w:rPr>
                <w:noProof/>
                <w:webHidden/>
              </w:rPr>
              <w:t>23</w:t>
            </w:r>
            <w:r>
              <w:rPr>
                <w:noProof/>
                <w:webHidden/>
              </w:rPr>
              <w:fldChar w:fldCharType="end"/>
            </w:r>
          </w:hyperlink>
        </w:p>
        <w:p w14:paraId="35AFA6F0" w14:textId="45B0064A" w:rsidR="00213F26" w:rsidRDefault="00213F26">
          <w:pPr>
            <w:pStyle w:val="TOC1"/>
            <w:rPr>
              <w:rFonts w:asciiTheme="minorHAnsi" w:hAnsiTheme="minorHAnsi"/>
              <w:noProof/>
              <w:kern w:val="2"/>
              <w:sz w:val="24"/>
              <w:szCs w:val="24"/>
              <w:lang w:val="en-IN" w:eastAsia="en-IN"/>
              <w14:ligatures w14:val="standardContextual"/>
            </w:rPr>
          </w:pPr>
          <w:hyperlink w:anchor="_Toc242031685" w:history="1">
            <w:r w:rsidRPr="009D64AC">
              <w:rPr>
                <w:rStyle w:val="Hyperlink"/>
                <w:noProof/>
              </w:rPr>
              <w:t>Appendix A. Standard specification for every intelligent workflow</w:t>
            </w:r>
            <w:r>
              <w:rPr>
                <w:noProof/>
                <w:webHidden/>
              </w:rPr>
              <w:tab/>
            </w:r>
            <w:r>
              <w:rPr>
                <w:noProof/>
                <w:webHidden/>
              </w:rPr>
              <w:fldChar w:fldCharType="begin"/>
            </w:r>
            <w:r>
              <w:rPr>
                <w:noProof/>
                <w:webHidden/>
              </w:rPr>
              <w:instrText xml:space="preserve"> PAGEREF _Toc242031685 \h </w:instrText>
            </w:r>
            <w:r>
              <w:rPr>
                <w:noProof/>
                <w:webHidden/>
              </w:rPr>
            </w:r>
            <w:r>
              <w:rPr>
                <w:noProof/>
                <w:webHidden/>
              </w:rPr>
              <w:fldChar w:fldCharType="separate"/>
            </w:r>
            <w:r>
              <w:rPr>
                <w:noProof/>
                <w:webHidden/>
              </w:rPr>
              <w:t>24</w:t>
            </w:r>
            <w:r>
              <w:rPr>
                <w:noProof/>
                <w:webHidden/>
              </w:rPr>
              <w:fldChar w:fldCharType="end"/>
            </w:r>
          </w:hyperlink>
        </w:p>
        <w:p w14:paraId="2EA40FAB" w14:textId="24A201F4" w:rsidR="00213F26" w:rsidRDefault="00213F26">
          <w:pPr>
            <w:pStyle w:val="TOC1"/>
            <w:rPr>
              <w:rFonts w:asciiTheme="minorHAnsi" w:hAnsiTheme="minorHAnsi"/>
              <w:noProof/>
              <w:kern w:val="2"/>
              <w:sz w:val="24"/>
              <w:szCs w:val="24"/>
              <w:lang w:val="en-IN" w:eastAsia="en-IN"/>
              <w14:ligatures w14:val="standardContextual"/>
            </w:rPr>
          </w:pPr>
          <w:hyperlink w:anchor="_Toc242031686" w:history="1">
            <w:r w:rsidRPr="009D64AC">
              <w:rPr>
                <w:rStyle w:val="Hyperlink"/>
                <w:noProof/>
              </w:rPr>
              <w:t>Appendix B. Initial decision log</w:t>
            </w:r>
            <w:r>
              <w:rPr>
                <w:noProof/>
                <w:webHidden/>
              </w:rPr>
              <w:tab/>
            </w:r>
            <w:r>
              <w:rPr>
                <w:noProof/>
                <w:webHidden/>
              </w:rPr>
              <w:fldChar w:fldCharType="begin"/>
            </w:r>
            <w:r>
              <w:rPr>
                <w:noProof/>
                <w:webHidden/>
              </w:rPr>
              <w:instrText xml:space="preserve"> PAGEREF _Toc242031686 \h </w:instrText>
            </w:r>
            <w:r>
              <w:rPr>
                <w:noProof/>
                <w:webHidden/>
              </w:rPr>
            </w:r>
            <w:r>
              <w:rPr>
                <w:noProof/>
                <w:webHidden/>
              </w:rPr>
              <w:fldChar w:fldCharType="separate"/>
            </w:r>
            <w:r>
              <w:rPr>
                <w:noProof/>
                <w:webHidden/>
              </w:rPr>
              <w:t>25</w:t>
            </w:r>
            <w:r>
              <w:rPr>
                <w:noProof/>
                <w:webHidden/>
              </w:rPr>
              <w:fldChar w:fldCharType="end"/>
            </w:r>
          </w:hyperlink>
        </w:p>
        <w:p w14:paraId="66F9DBB9" w14:textId="69F60272" w:rsidR="00213F26" w:rsidRDefault="00213F26">
          <w:pPr>
            <w:pStyle w:val="TOC1"/>
            <w:rPr>
              <w:rFonts w:asciiTheme="minorHAnsi" w:hAnsiTheme="minorHAnsi"/>
              <w:noProof/>
              <w:kern w:val="2"/>
              <w:sz w:val="24"/>
              <w:szCs w:val="24"/>
              <w:lang w:val="en-IN" w:eastAsia="en-IN"/>
              <w14:ligatures w14:val="standardContextual"/>
            </w:rPr>
          </w:pPr>
          <w:hyperlink w:anchor="_Toc242031687" w:history="1">
            <w:r w:rsidRPr="009D64AC">
              <w:rPr>
                <w:rStyle w:val="Hyperlink"/>
                <w:noProof/>
              </w:rPr>
              <w:t>Appendix C. Reviewer findings log (v2 to v5)</w:t>
            </w:r>
            <w:r>
              <w:rPr>
                <w:noProof/>
                <w:webHidden/>
              </w:rPr>
              <w:tab/>
            </w:r>
            <w:r>
              <w:rPr>
                <w:noProof/>
                <w:webHidden/>
              </w:rPr>
              <w:fldChar w:fldCharType="begin"/>
            </w:r>
            <w:r>
              <w:rPr>
                <w:noProof/>
                <w:webHidden/>
              </w:rPr>
              <w:instrText xml:space="preserve"> PAGEREF _Toc242031687 \h </w:instrText>
            </w:r>
            <w:r>
              <w:rPr>
                <w:noProof/>
                <w:webHidden/>
              </w:rPr>
            </w:r>
            <w:r>
              <w:rPr>
                <w:noProof/>
                <w:webHidden/>
              </w:rPr>
              <w:fldChar w:fldCharType="separate"/>
            </w:r>
            <w:r>
              <w:rPr>
                <w:noProof/>
                <w:webHidden/>
              </w:rPr>
              <w:t>26</w:t>
            </w:r>
            <w:r>
              <w:rPr>
                <w:noProof/>
                <w:webHidden/>
              </w:rPr>
              <w:fldChar w:fldCharType="end"/>
            </w:r>
          </w:hyperlink>
        </w:p>
        <w:p w14:paraId="3A5A39E4" w14:textId="4ADA1879" w:rsidR="00E9509F" w:rsidRDefault="00E9509F">
          <w:r>
            <w:rPr>
              <w:b/>
              <w:bCs/>
              <w:noProof/>
            </w:rPr>
            <w:fldChar w:fldCharType="end"/>
          </w:r>
        </w:p>
      </w:sdtContent>
    </w:sdt>
    <w:p w14:paraId="572653AC" w14:textId="77777777" w:rsidR="00E9509F" w:rsidRDefault="00E9509F">
      <w:pPr>
        <w:pStyle w:val="Heading1"/>
        <w:rPr>
          <w:rFonts w:ascii="Aptos" w:eastAsiaTheme="minorEastAsia" w:hAnsi="Aptos" w:cstheme="minorBidi"/>
          <w:b w:val="0"/>
          <w:bCs w:val="0"/>
          <w:color w:val="auto"/>
          <w:sz w:val="21"/>
          <w:szCs w:val="22"/>
        </w:rPr>
      </w:pPr>
      <w:bookmarkStart w:id="1" w:name="_Toc9000000"/>
    </w:p>
    <w:p w14:paraId="7927755C" w14:textId="77777777" w:rsidR="00E9509F" w:rsidRPr="00E9509F" w:rsidRDefault="00E9509F" w:rsidP="00213F26"/>
    <w:p w14:paraId="3D99C8A2" w14:textId="77777777" w:rsidR="00E9509F" w:rsidRDefault="00E9509F">
      <w:pPr>
        <w:pStyle w:val="Heading1"/>
      </w:pPr>
    </w:p>
    <w:p w14:paraId="5A6C1CC4" w14:textId="77777777" w:rsidR="00E9509F" w:rsidRDefault="00E9509F">
      <w:pPr>
        <w:pStyle w:val="Heading1"/>
      </w:pPr>
    </w:p>
    <w:p w14:paraId="6B3F971D" w14:textId="77777777" w:rsidR="00E9509F" w:rsidRDefault="00E9509F">
      <w:pPr>
        <w:pStyle w:val="Heading1"/>
      </w:pPr>
    </w:p>
    <w:p w14:paraId="28944DA2" w14:textId="77777777" w:rsidR="00E9509F" w:rsidRDefault="00E9509F">
      <w:pPr>
        <w:pStyle w:val="Heading1"/>
      </w:pPr>
    </w:p>
    <w:p w14:paraId="25E4AEF1" w14:textId="77777777" w:rsidR="00E9509F" w:rsidRDefault="00E9509F">
      <w:pPr>
        <w:pStyle w:val="Heading1"/>
      </w:pPr>
    </w:p>
    <w:p w14:paraId="21449D90" w14:textId="77777777" w:rsidR="00E9509F" w:rsidRDefault="00E9509F" w:rsidP="00E9509F"/>
    <w:p w14:paraId="1DE1A257" w14:textId="77777777" w:rsidR="00E9509F" w:rsidRDefault="00E9509F" w:rsidP="00E9509F"/>
    <w:p w14:paraId="341CC22C" w14:textId="77777777" w:rsidR="00E9509F" w:rsidRDefault="00E9509F" w:rsidP="00E9509F"/>
    <w:p w14:paraId="1DB852DC" w14:textId="77777777" w:rsidR="00E9509F" w:rsidRDefault="00E9509F" w:rsidP="00E9509F"/>
    <w:p w14:paraId="2F12FD8E" w14:textId="77777777" w:rsidR="00E9509F" w:rsidRDefault="00E9509F" w:rsidP="00E9509F"/>
    <w:p w14:paraId="33323DB5" w14:textId="77777777" w:rsidR="00E9509F" w:rsidRDefault="00E9509F" w:rsidP="00E9509F"/>
    <w:p w14:paraId="64941ECD" w14:textId="77777777" w:rsidR="00E9509F" w:rsidRDefault="00E9509F" w:rsidP="00E9509F"/>
    <w:p w14:paraId="7FC48448" w14:textId="77777777" w:rsidR="00E9509F" w:rsidRDefault="00E9509F" w:rsidP="00E9509F"/>
    <w:p w14:paraId="6BCBD2D9" w14:textId="77777777" w:rsidR="00E9509F" w:rsidRDefault="00E9509F" w:rsidP="00E9509F"/>
    <w:p w14:paraId="3F5270DE" w14:textId="77777777" w:rsidR="00E9509F" w:rsidRDefault="00E9509F" w:rsidP="00E9509F"/>
    <w:p w14:paraId="7F7B0B52" w14:textId="77777777" w:rsidR="00E9509F" w:rsidRDefault="00E9509F" w:rsidP="00E9509F"/>
    <w:p w14:paraId="1A07A786" w14:textId="77777777" w:rsidR="00E9509F" w:rsidRDefault="00E9509F" w:rsidP="00E9509F"/>
    <w:p w14:paraId="5FBD7C9F" w14:textId="77777777" w:rsidR="00E9509F" w:rsidRDefault="00E9509F" w:rsidP="00E9509F"/>
    <w:p w14:paraId="6FEEC481" w14:textId="77777777" w:rsidR="00E9509F" w:rsidRDefault="00E9509F" w:rsidP="00E9509F"/>
    <w:p w14:paraId="09977327" w14:textId="77777777" w:rsidR="00E9509F" w:rsidRPr="00E9509F" w:rsidRDefault="00E9509F" w:rsidP="00213F26"/>
    <w:p w14:paraId="3CD49AD0" w14:textId="1357AF17" w:rsidR="00DA0C49" w:rsidRDefault="00B10EEA">
      <w:pPr>
        <w:pStyle w:val="Heading1"/>
      </w:pPr>
      <w:bookmarkStart w:id="2" w:name="_Toc242031634"/>
      <w:r>
        <w:lastRenderedPageBreak/>
        <w:t>1. Executive intent</w:t>
      </w:r>
      <w:bookmarkEnd w:id="1"/>
      <w:bookmarkEnd w:id="2"/>
    </w:p>
    <w:p w14:paraId="4343FD2C" w14:textId="77777777" w:rsidR="00DA0C49" w:rsidRDefault="00B10EEA">
      <w:r>
        <w:t xml:space="preserve">KrisnnAI RCM should evolve beyond a dashboard that explains what happened. The target product is an </w:t>
      </w:r>
      <w:r>
        <w:rPr>
          <w:b/>
        </w:rPr>
        <w:t>intelligent revenue operations system</w:t>
      </w:r>
      <w:r>
        <w:t xml:space="preserve"> that continuously senses events across the revenue cycle, predicts financial risk, prepares or executes the next action, verifies the result and learns from every outcome.</w:t>
      </w:r>
    </w:p>
    <w:tbl>
      <w:tblPr>
        <w:tblW w:w="0" w:type="auto"/>
        <w:jc w:val="center"/>
        <w:tblLook w:val="04A0" w:firstRow="1" w:lastRow="0" w:firstColumn="1" w:lastColumn="0" w:noHBand="0" w:noVBand="1"/>
      </w:tblPr>
      <w:tblGrid>
        <w:gridCol w:w="10224"/>
      </w:tblGrid>
      <w:tr w:rsidR="00DA0C49" w14:paraId="17DFB154" w14:textId="77777777">
        <w:trPr>
          <w:cantSplit/>
          <w:jc w:val="center"/>
        </w:trPr>
        <w:tc>
          <w:tcPr>
            <w:tcW w:w="10224" w:type="dxa"/>
            <w:shd w:val="clear" w:color="auto" w:fill="EAF2F8"/>
            <w:tcMar>
              <w:top w:w="110" w:type="dxa"/>
              <w:left w:w="140" w:type="dxa"/>
              <w:bottom w:w="110" w:type="dxa"/>
              <w:right w:w="140" w:type="dxa"/>
            </w:tcMar>
          </w:tcPr>
          <w:p w14:paraId="22545222" w14:textId="77777777" w:rsidR="00DA0C49" w:rsidRDefault="00B10EEA">
            <w:r>
              <w:rPr>
                <w:b/>
                <w:color w:val="17365D"/>
              </w:rPr>
              <w:t xml:space="preserve">North-star outcome  </w:t>
            </w:r>
            <w:r>
              <w:t>For every encounter and every dollar, the platform should know: what is expected, what is missing, what can fail, what action should happen next, who must approve it, whether the action worked, and whether the expected cash was actually received.</w:t>
            </w:r>
          </w:p>
        </w:tc>
      </w:tr>
    </w:tbl>
    <w:p w14:paraId="7BA2A839" w14:textId="77777777" w:rsidR="00DA0C49" w:rsidRDefault="00DA0C49">
      <w:pPr>
        <w:spacing w:after="0"/>
      </w:pPr>
    </w:p>
    <w:p w14:paraId="2A1C8234" w14:textId="77777777" w:rsidR="00DA0C49" w:rsidRDefault="00B10EEA">
      <w:pPr>
        <w:pStyle w:val="ListBullet"/>
        <w:spacing w:after="60"/>
      </w:pPr>
      <w:r>
        <w:t>Move from task automation to closed-loop financial automation: detect → decide → act → verify → learn.</w:t>
      </w:r>
    </w:p>
    <w:p w14:paraId="22BBC328" w14:textId="77777777" w:rsidR="00DA0C49" w:rsidRDefault="00B10EEA">
      <w:pPr>
        <w:pStyle w:val="ListBullet"/>
        <w:spacing w:after="60"/>
      </w:pPr>
      <w:r>
        <w:t>Treat each claim, authorization, payment and patient balance as a stateful object with a continuously updated “next best action”.</w:t>
      </w:r>
    </w:p>
    <w:p w14:paraId="183AAD33" w14:textId="77777777" w:rsidR="00DA0C49" w:rsidRDefault="00B10EEA">
      <w:pPr>
        <w:pStyle w:val="ListBullet"/>
        <w:spacing w:after="60"/>
      </w:pPr>
      <w:r>
        <w:t>Prioritize work by expected financial value, deadline, confidence, compliance risk and probability of recovery — not by static queues.</w:t>
      </w:r>
    </w:p>
    <w:p w14:paraId="1E1344F0" w14:textId="77777777" w:rsidR="00DA0C49" w:rsidRDefault="00B10EEA">
      <w:pPr>
        <w:pStyle w:val="ListBullet"/>
        <w:spacing w:after="60"/>
      </w:pPr>
      <w:r>
        <w:t>Use AI where interpretation is required, deterministic rules where repeatability matters, and human review where clinical, coding or material financial judgement is involved.</w:t>
      </w:r>
    </w:p>
    <w:p w14:paraId="644862A2" w14:textId="77777777" w:rsidR="00DA0C49" w:rsidRDefault="00B10EEA">
      <w:pPr>
        <w:pStyle w:val="ListBullet"/>
        <w:spacing w:after="60"/>
      </w:pPr>
      <w:r>
        <w:t>Measure success using confirmed financial outcomes: first-pass payment, preventable denials avoided, underpayments recovered, days in AR reduced, cash acceleration and staff effort removed.</w:t>
      </w:r>
    </w:p>
    <w:p w14:paraId="47FCCA93" w14:textId="77777777" w:rsidR="00DA0C49" w:rsidRDefault="00B10EEA">
      <w:pPr>
        <w:pStyle w:val="Heading2"/>
      </w:pPr>
      <w:bookmarkStart w:id="3" w:name="_Toc242031635"/>
      <w:r>
        <w:t>Decisions this document is designed to drive</w:t>
      </w:r>
      <w:bookmarkEnd w:id="3"/>
    </w:p>
    <w:p w14:paraId="47F44E8E" w14:textId="77777777" w:rsidR="00DA0C49" w:rsidRDefault="00B10EEA">
      <w:pPr>
        <w:pStyle w:val="ListNumber"/>
        <w:spacing w:after="80"/>
      </w:pPr>
      <w:del w:id="4" w:author="Claude" w:date="2026-10-02T09:00:00Z">
        <w:r>
          <w:delText>Which 6–8 intelligent automations become the first production release?</w:delText>
        </w:r>
      </w:del>
      <w:ins w:id="5" w:author="Claude" w:date="2026-10-02T09:00:00Z">
        <w:r>
          <w:t>Which intelligent automations form the first production release (MVP: A1, A3, A5, A6, A7, A8, A10, A14, plus A15-lite as the land motion; MVP+: A2, A9, A11), and in what release waves?</w:t>
        </w:r>
      </w:ins>
    </w:p>
    <w:p w14:paraId="02767FAC" w14:textId="77777777" w:rsidR="00DA0C49" w:rsidRDefault="00B10EEA">
      <w:pPr>
        <w:pStyle w:val="ListNumber"/>
        <w:spacing w:after="80"/>
      </w:pPr>
      <w:r>
        <w:t>What is the canonical RCM data model and event architecture?</w:t>
      </w:r>
    </w:p>
    <w:p w14:paraId="170C940C" w14:textId="77777777" w:rsidR="00DA0C49" w:rsidRDefault="00B10EEA">
      <w:pPr>
        <w:pStyle w:val="ListNumber"/>
        <w:spacing w:after="80"/>
      </w:pPr>
      <w:r>
        <w:t>Which actions remain recommendation-only, which can be approve-and-run, and which can eventually be autonomous?</w:t>
      </w:r>
    </w:p>
    <w:p w14:paraId="58984A6E" w14:textId="77777777" w:rsidR="00DA0C49" w:rsidRDefault="00B10EEA">
      <w:pPr>
        <w:pStyle w:val="ListNumber"/>
        <w:spacing w:after="80"/>
      </w:pPr>
      <w:r>
        <w:t>What integration surface is mandatory for MVP: database, EHR/PM API, clearinghouse, payer APIs/portals, bank/lockbox, contracts?</w:t>
      </w:r>
    </w:p>
    <w:p w14:paraId="656C4609" w14:textId="77777777" w:rsidR="00DA0C49" w:rsidRDefault="00B10EEA">
      <w:pPr>
        <w:pStyle w:val="ListNumber"/>
        <w:spacing w:after="80"/>
      </w:pPr>
      <w:r>
        <w:t>What should be proprietary IP: payer intelligence, denial learning, financial prioritization, workflow policy engine, outcome attribution and model governance?</w:t>
      </w:r>
    </w:p>
    <w:p w14:paraId="05C7AC94" w14:textId="77777777" w:rsidR="00DA0C49" w:rsidRDefault="00B10EEA">
      <w:pPr>
        <w:pStyle w:val="ListNumber"/>
        <w:spacing w:after="80"/>
      </w:pPr>
      <w:r>
        <w:t>What design partners, datasets and operating metrics are needed to prove value in the next 180 days?</w:t>
      </w:r>
    </w:p>
    <w:p w14:paraId="58344D0E" w14:textId="77777777" w:rsidR="008B20BB" w:rsidRDefault="00000000">
      <w:pPr>
        <w:pStyle w:val="ListNumber"/>
        <w:spacing w:after="80"/>
        <w:rPr>
          <w:ins w:id="6" w:author="Claude" w:date="2026-10-02T09:00:00Z"/>
        </w:rPr>
      </w:pPr>
      <w:ins w:id="7" w:author="Claude" w:date="2026-10-02T09:00:00Z">
        <w:r>
          <w:t>Who is the target customer, and what is the commercial model (platform fee, outcome-based fee or hybrid)?</w:t>
        </w:r>
      </w:ins>
    </w:p>
    <w:p w14:paraId="697D0121" w14:textId="77777777" w:rsidR="008B20BB" w:rsidRDefault="00000000">
      <w:pPr>
        <w:pStyle w:val="ListNumber"/>
        <w:spacing w:after="80"/>
        <w:rPr>
          <w:ins w:id="8" w:author="Claude" w:date="2026-10-02T09:00:00Z"/>
        </w:rPr>
      </w:pPr>
      <w:ins w:id="9" w:author="Claude" w:date="2026-10-02T09:00:00Z">
        <w:r>
          <w:t>What data-use rights, security assurance (SOC 2) and regulatory controls are required to operate and learn across clients?</w:t>
        </w:r>
      </w:ins>
    </w:p>
    <w:p w14:paraId="7BA1302B" w14:textId="77777777" w:rsidR="008B20BB" w:rsidRDefault="00000000">
      <w:pPr>
        <w:pStyle w:val="ListNumber"/>
        <w:spacing w:after="80"/>
        <w:rPr>
          <w:ins w:id="10" w:author="Claude" w:date="2026-10-02T09:00:00Z"/>
        </w:rPr>
      </w:pPr>
      <w:ins w:id="11" w:author="Claude" w:date="2026-10-02T09:00:00Z">
        <w:r>
          <w:t>Which stickiness features are committed to the foundation, now that the A15-lite read-only diagnostic is the entry offer?</w:t>
        </w:r>
      </w:ins>
    </w:p>
    <w:p w14:paraId="71C1D203" w14:textId="77777777" w:rsidR="008B20BB" w:rsidRDefault="00000000">
      <w:pPr>
        <w:pStyle w:val="Heading1"/>
        <w:rPr>
          <w:ins w:id="12" w:author="Claude" w:date="2026-10-02T09:00:00Z"/>
        </w:rPr>
      </w:pPr>
      <w:bookmarkStart w:id="13" w:name="_Toc9000001"/>
      <w:bookmarkStart w:id="14" w:name="_Toc242031636"/>
      <w:ins w:id="15" w:author="Claude" w:date="2026-10-02T09:00:00Z">
        <w:r>
          <w:t>1A. Target customer, positioning and commercial model</w:t>
        </w:r>
        <w:bookmarkEnd w:id="13"/>
        <w:bookmarkEnd w:id="14"/>
      </w:ins>
    </w:p>
    <w:p w14:paraId="33A2A89D" w14:textId="77777777" w:rsidR="008B20BB" w:rsidRDefault="00000000">
      <w:pPr>
        <w:rPr>
          <w:ins w:id="16" w:author="Claude" w:date="2026-10-02T09:00:00Z"/>
        </w:rPr>
      </w:pPr>
      <w:ins w:id="17" w:author="Claude" w:date="2026-10-02T09:00:00Z">
        <w:r>
          <w:t>Initial ideal customer profile – to be decided by Leadership and Sales in Week 1. Criteria to decide: specialty, organisation size, EHR/PM platform(s) covered by the first adapter, payer mix, claim volume sufficient to support payer-level learning, and a billing team willing to work in shadow and approve-and-run modes. These choices must be fixed before the data model, payer-rule library and denial taxonomy are finalised, because they determine integration order and rule content.</w:t>
        </w:r>
      </w:ins>
    </w:p>
    <w:p w14:paraId="022B5BB1" w14:textId="77777777" w:rsidR="008B20BB" w:rsidRDefault="00000000">
      <w:pPr>
        <w:rPr>
          <w:ins w:id="18" w:author="Claude" w:date="2026-10-02T09:00:00Z"/>
        </w:rPr>
      </w:pPr>
      <w:ins w:id="19" w:author="Claude" w:date="2026-10-02T09:00:00Z">
        <w:r>
          <w:t>Positioning: KrisnnAI is a financial operating layer above the client’s EHR/PM and clearinghouse, not a replacement for them. It competes with (a) clearinghouse and claim-scrubber vendors, (b) EHR-native RCM modules, (c) large RCM outsourcers and (d) point AI solutions for single workflows such as prior authorization or denial management. Intended differentiation: closed-loop outcome verification and attribution, payer-specific operational memory, revenue-weighted prioritization across all workflows, and an auditable per-action autonomy model.</w:t>
        </w:r>
      </w:ins>
    </w:p>
    <w:p w14:paraId="546941CF" w14:textId="77777777" w:rsidR="008B20BB" w:rsidRDefault="00000000">
      <w:pPr>
        <w:rPr>
          <w:ins w:id="20" w:author="Claude" w:date="2026-10-02T09:00:00Z"/>
        </w:rPr>
      </w:pPr>
      <w:ins w:id="21" w:author="Claude" w:date="2026-10-02T09:00:00Z">
        <w:r>
          <w:t xml:space="preserve">Commercial model options for decision before the Days 151–180 commercialization package (the leading option is needed earlier to design attribution): (1) platform subscription priced per provider or per claim; (2) outcome-based fee on attributed incremental cash, which requires holdout-based attribution accepted by the client; (3) hybrid – a lower platform fee plus a </w:t>
        </w:r>
        <w:r>
          <w:lastRenderedPageBreak/>
          <w:t>capped share of verified incremental recovery. Recommendation for discussion: hybrid, with design-partner pilot pricing set by Leadership and Finance while the attribution method is proven.</w:t>
        </w:r>
      </w:ins>
    </w:p>
    <w:p w14:paraId="650E77FE" w14:textId="77777777" w:rsidR="008B20BB" w:rsidRDefault="00000000">
      <w:pPr>
        <w:pStyle w:val="Heading1"/>
        <w:rPr>
          <w:ins w:id="22" w:author="Claude" w:date="2026-10-02T09:00:00Z"/>
        </w:rPr>
      </w:pPr>
      <w:bookmarkStart w:id="23" w:name="_Toc9000002"/>
      <w:bookmarkStart w:id="24" w:name="_Toc242031637"/>
      <w:ins w:id="25" w:author="Claude" w:date="2026-10-02T09:00:00Z">
        <w:r>
          <w:t>1B. Competitive landscape and customer value</w:t>
        </w:r>
        <w:bookmarkEnd w:id="23"/>
        <w:bookmarkEnd w:id="24"/>
      </w:ins>
    </w:p>
    <w:p w14:paraId="771E3B4A" w14:textId="77777777" w:rsidR="008B20BB" w:rsidRDefault="00000000">
      <w:pPr>
        <w:rPr>
          <w:ins w:id="26" w:author="Claude" w:date="2026-10-02T09:00:00Z"/>
        </w:rPr>
      </w:pPr>
      <w:ins w:id="27" w:author="Claude" w:date="2026-10-02T09:00:00Z">
        <w:r>
          <w:t>Landscape – to be validated against current vendor offerings before any external use. Similar capabilities exist in five categories. No single agent in this portfolio is defensible on its own, because incumbents already offer individual workflows.</w:t>
        </w:r>
      </w:ins>
    </w:p>
    <w:tbl>
      <w:tblPr>
        <w:tblStyle w:val="TableGrid"/>
        <w:tblW w:w="0" w:type="auto"/>
        <w:jc w:val="center"/>
        <w:tblLook w:val="04A0" w:firstRow="1" w:lastRow="0" w:firstColumn="1" w:lastColumn="0" w:noHBand="0" w:noVBand="1"/>
      </w:tblPr>
      <w:tblGrid>
        <w:gridCol w:w="1898"/>
        <w:gridCol w:w="2498"/>
        <w:gridCol w:w="2897"/>
        <w:gridCol w:w="2921"/>
      </w:tblGrid>
      <w:tr w:rsidR="008B20BB" w14:paraId="1B1199A4" w14:textId="77777777">
        <w:trPr>
          <w:cantSplit/>
          <w:tblHeader/>
          <w:jc w:val="center"/>
          <w:ins w:id="28" w:author="Claude" w:date="2026-10-02T09:00:00Z"/>
        </w:trPr>
        <w:tc>
          <w:tcPr>
            <w:tcW w:w="1900" w:type="dxa"/>
            <w:shd w:val="clear" w:color="auto" w:fill="17365D"/>
            <w:tcMar>
              <w:top w:w="80" w:type="dxa"/>
              <w:left w:w="80" w:type="dxa"/>
              <w:bottom w:w="80" w:type="dxa"/>
              <w:right w:w="80" w:type="dxa"/>
            </w:tcMar>
            <w:vAlign w:val="center"/>
          </w:tcPr>
          <w:p w14:paraId="5DD574ED" w14:textId="77777777" w:rsidR="008B20BB" w:rsidRDefault="00000000">
            <w:pPr>
              <w:spacing w:after="0"/>
              <w:rPr>
                <w:ins w:id="29" w:author="Claude" w:date="2026-10-02T09:00:00Z"/>
              </w:rPr>
            </w:pPr>
            <w:ins w:id="30" w:author="Claude" w:date="2026-10-02T09:00:00Z">
              <w:r>
                <w:rPr>
                  <w:b/>
                  <w:color w:val="FFFFFF"/>
                  <w:sz w:val="15"/>
                </w:rPr>
                <w:t>Category</w:t>
              </w:r>
            </w:ins>
          </w:p>
        </w:tc>
        <w:tc>
          <w:tcPr>
            <w:tcW w:w="2500" w:type="dxa"/>
            <w:shd w:val="clear" w:color="auto" w:fill="17365D"/>
            <w:tcMar>
              <w:top w:w="80" w:type="dxa"/>
              <w:left w:w="80" w:type="dxa"/>
              <w:bottom w:w="80" w:type="dxa"/>
              <w:right w:w="80" w:type="dxa"/>
            </w:tcMar>
            <w:vAlign w:val="center"/>
          </w:tcPr>
          <w:p w14:paraId="60F3896E" w14:textId="77777777" w:rsidR="008B20BB" w:rsidRDefault="00000000">
            <w:pPr>
              <w:spacing w:after="0"/>
              <w:rPr>
                <w:ins w:id="31" w:author="Claude" w:date="2026-10-02T09:00:00Z"/>
              </w:rPr>
            </w:pPr>
            <w:ins w:id="32" w:author="Claude" w:date="2026-10-02T09:00:00Z">
              <w:r>
                <w:rPr>
                  <w:b/>
                  <w:color w:val="FFFFFF"/>
                  <w:sz w:val="15"/>
                </w:rPr>
                <w:t>Examples</w:t>
              </w:r>
            </w:ins>
          </w:p>
        </w:tc>
        <w:tc>
          <w:tcPr>
            <w:tcW w:w="2900" w:type="dxa"/>
            <w:shd w:val="clear" w:color="auto" w:fill="17365D"/>
            <w:tcMar>
              <w:top w:w="80" w:type="dxa"/>
              <w:left w:w="80" w:type="dxa"/>
              <w:bottom w:w="80" w:type="dxa"/>
              <w:right w:w="80" w:type="dxa"/>
            </w:tcMar>
            <w:vAlign w:val="center"/>
          </w:tcPr>
          <w:p w14:paraId="79EC18EC" w14:textId="77777777" w:rsidR="008B20BB" w:rsidRDefault="00000000">
            <w:pPr>
              <w:spacing w:after="0"/>
              <w:rPr>
                <w:ins w:id="33" w:author="Claude" w:date="2026-10-02T09:00:00Z"/>
              </w:rPr>
            </w:pPr>
            <w:ins w:id="34" w:author="Claude" w:date="2026-10-02T09:00:00Z">
              <w:r>
                <w:rPr>
                  <w:b/>
                  <w:color w:val="FFFFFF"/>
                  <w:sz w:val="15"/>
                </w:rPr>
                <w:t>Overlap with KrisnnAI</w:t>
              </w:r>
            </w:ins>
          </w:p>
        </w:tc>
        <w:tc>
          <w:tcPr>
            <w:tcW w:w="2924" w:type="dxa"/>
            <w:shd w:val="clear" w:color="auto" w:fill="17365D"/>
            <w:tcMar>
              <w:top w:w="80" w:type="dxa"/>
              <w:left w:w="80" w:type="dxa"/>
              <w:bottom w:w="80" w:type="dxa"/>
              <w:right w:w="80" w:type="dxa"/>
            </w:tcMar>
            <w:vAlign w:val="center"/>
          </w:tcPr>
          <w:p w14:paraId="71851F60" w14:textId="77777777" w:rsidR="008B20BB" w:rsidRDefault="00000000">
            <w:pPr>
              <w:spacing w:after="0"/>
              <w:rPr>
                <w:ins w:id="35" w:author="Claude" w:date="2026-10-02T09:00:00Z"/>
              </w:rPr>
            </w:pPr>
            <w:ins w:id="36" w:author="Claude" w:date="2026-10-02T09:00:00Z">
              <w:r>
                <w:rPr>
                  <w:b/>
                  <w:color w:val="FFFFFF"/>
                  <w:sz w:val="15"/>
                </w:rPr>
                <w:t>Where KrisnnAI can differ</w:t>
              </w:r>
            </w:ins>
          </w:p>
        </w:tc>
      </w:tr>
      <w:tr w:rsidR="008B20BB" w14:paraId="6C92DA6B" w14:textId="77777777">
        <w:trPr>
          <w:cantSplit/>
          <w:jc w:val="center"/>
          <w:ins w:id="37" w:author="Claude" w:date="2026-10-02T09:00:00Z"/>
        </w:trPr>
        <w:tc>
          <w:tcPr>
            <w:tcW w:w="1900" w:type="dxa"/>
            <w:tcMar>
              <w:top w:w="80" w:type="dxa"/>
              <w:left w:w="80" w:type="dxa"/>
              <w:bottom w:w="80" w:type="dxa"/>
              <w:right w:w="80" w:type="dxa"/>
            </w:tcMar>
            <w:vAlign w:val="center"/>
          </w:tcPr>
          <w:p w14:paraId="0D3FF47C" w14:textId="77777777" w:rsidR="008B20BB" w:rsidRDefault="00000000">
            <w:pPr>
              <w:spacing w:after="0"/>
              <w:rPr>
                <w:ins w:id="38" w:author="Claude" w:date="2026-10-02T09:00:00Z"/>
              </w:rPr>
            </w:pPr>
            <w:ins w:id="39" w:author="Claude" w:date="2026-10-02T09:00:00Z">
              <w:r>
                <w:rPr>
                  <w:sz w:val="15"/>
                </w:rPr>
                <w:t>Clearinghouse and claim-scrub vendors</w:t>
              </w:r>
            </w:ins>
          </w:p>
        </w:tc>
        <w:tc>
          <w:tcPr>
            <w:tcW w:w="2500" w:type="dxa"/>
            <w:tcMar>
              <w:top w:w="80" w:type="dxa"/>
              <w:left w:w="80" w:type="dxa"/>
              <w:bottom w:w="80" w:type="dxa"/>
              <w:right w:w="80" w:type="dxa"/>
            </w:tcMar>
            <w:vAlign w:val="center"/>
          </w:tcPr>
          <w:p w14:paraId="6992EC98" w14:textId="77777777" w:rsidR="008B20BB" w:rsidRDefault="00000000">
            <w:pPr>
              <w:spacing w:after="0"/>
              <w:rPr>
                <w:ins w:id="40" w:author="Claude" w:date="2026-10-02T09:00:00Z"/>
              </w:rPr>
            </w:pPr>
            <w:ins w:id="41" w:author="Claude" w:date="2026-10-02T09:00:00Z">
              <w:r>
                <w:rPr>
                  <w:sz w:val="15"/>
                </w:rPr>
                <w:t>Waystar, Availity, Optum (Change Healthcare), Experian Health</w:t>
              </w:r>
            </w:ins>
          </w:p>
        </w:tc>
        <w:tc>
          <w:tcPr>
            <w:tcW w:w="2900" w:type="dxa"/>
            <w:tcMar>
              <w:top w:w="80" w:type="dxa"/>
              <w:left w:w="80" w:type="dxa"/>
              <w:bottom w:w="80" w:type="dxa"/>
              <w:right w:w="80" w:type="dxa"/>
            </w:tcMar>
            <w:vAlign w:val="center"/>
          </w:tcPr>
          <w:p w14:paraId="448B8239" w14:textId="77777777" w:rsidR="008B20BB" w:rsidRDefault="00000000">
            <w:pPr>
              <w:spacing w:after="0"/>
              <w:rPr>
                <w:ins w:id="42" w:author="Claude" w:date="2026-10-02T09:00:00Z"/>
              </w:rPr>
            </w:pPr>
            <w:ins w:id="43" w:author="Claude" w:date="2026-10-02T09:00:00Z">
              <w:r>
                <w:rPr>
                  <w:sz w:val="15"/>
                </w:rPr>
                <w:t>A1, A5, A6; parts of A7, A8 and underpayment modules</w:t>
              </w:r>
            </w:ins>
          </w:p>
        </w:tc>
        <w:tc>
          <w:tcPr>
            <w:tcW w:w="2924" w:type="dxa"/>
            <w:tcMar>
              <w:top w:w="80" w:type="dxa"/>
              <w:left w:w="80" w:type="dxa"/>
              <w:bottom w:w="80" w:type="dxa"/>
              <w:right w:w="80" w:type="dxa"/>
            </w:tcMar>
            <w:vAlign w:val="center"/>
          </w:tcPr>
          <w:p w14:paraId="370F99FA" w14:textId="77777777" w:rsidR="008B20BB" w:rsidRDefault="00000000">
            <w:pPr>
              <w:spacing w:after="0"/>
              <w:rPr>
                <w:ins w:id="44" w:author="Claude" w:date="2026-10-02T09:00:00Z"/>
              </w:rPr>
            </w:pPr>
            <w:ins w:id="45" w:author="Claude" w:date="2026-10-02T09:00:00Z">
              <w:r>
                <w:rPr>
                  <w:sz w:val="15"/>
                </w:rPr>
                <w:t>Transaction-centric and per-workflow; limited cross-workflow prioritization and verified outcome attribution</w:t>
              </w:r>
            </w:ins>
          </w:p>
        </w:tc>
      </w:tr>
      <w:tr w:rsidR="008B20BB" w14:paraId="57F57A7F" w14:textId="77777777">
        <w:trPr>
          <w:cantSplit/>
          <w:jc w:val="center"/>
          <w:ins w:id="46" w:author="Claude" w:date="2026-10-02T09:00:00Z"/>
        </w:trPr>
        <w:tc>
          <w:tcPr>
            <w:tcW w:w="1900" w:type="dxa"/>
            <w:tcMar>
              <w:top w:w="80" w:type="dxa"/>
              <w:left w:w="80" w:type="dxa"/>
              <w:bottom w:w="80" w:type="dxa"/>
              <w:right w:w="80" w:type="dxa"/>
            </w:tcMar>
            <w:vAlign w:val="center"/>
          </w:tcPr>
          <w:p w14:paraId="58D22977" w14:textId="77777777" w:rsidR="008B20BB" w:rsidRDefault="00000000">
            <w:pPr>
              <w:spacing w:after="0"/>
              <w:rPr>
                <w:ins w:id="47" w:author="Claude" w:date="2026-10-02T09:00:00Z"/>
              </w:rPr>
            </w:pPr>
            <w:ins w:id="48" w:author="Claude" w:date="2026-10-02T09:00:00Z">
              <w:r>
                <w:rPr>
                  <w:sz w:val="15"/>
                </w:rPr>
                <w:t>EHR/PM-native RCM</w:t>
              </w:r>
            </w:ins>
          </w:p>
        </w:tc>
        <w:tc>
          <w:tcPr>
            <w:tcW w:w="2500" w:type="dxa"/>
            <w:tcMar>
              <w:top w:w="80" w:type="dxa"/>
              <w:left w:w="80" w:type="dxa"/>
              <w:bottom w:w="80" w:type="dxa"/>
              <w:right w:w="80" w:type="dxa"/>
            </w:tcMar>
            <w:vAlign w:val="center"/>
          </w:tcPr>
          <w:p w14:paraId="118D97F8" w14:textId="77777777" w:rsidR="008B20BB" w:rsidRDefault="00000000">
            <w:pPr>
              <w:spacing w:after="0"/>
              <w:rPr>
                <w:ins w:id="49" w:author="Claude" w:date="2026-10-02T09:00:00Z"/>
              </w:rPr>
            </w:pPr>
            <w:ins w:id="50" w:author="Claude" w:date="2026-10-02T09:00:00Z">
              <w:r>
                <w:rPr>
                  <w:sz w:val="15"/>
                </w:rPr>
                <w:t>athenahealth, Epic, eClinicalWorks</w:t>
              </w:r>
            </w:ins>
          </w:p>
        </w:tc>
        <w:tc>
          <w:tcPr>
            <w:tcW w:w="2900" w:type="dxa"/>
            <w:tcMar>
              <w:top w:w="80" w:type="dxa"/>
              <w:left w:w="80" w:type="dxa"/>
              <w:bottom w:w="80" w:type="dxa"/>
              <w:right w:w="80" w:type="dxa"/>
            </w:tcMar>
            <w:vAlign w:val="center"/>
          </w:tcPr>
          <w:p w14:paraId="000BC17D" w14:textId="77777777" w:rsidR="008B20BB" w:rsidRDefault="00000000">
            <w:pPr>
              <w:spacing w:after="0"/>
              <w:rPr>
                <w:ins w:id="51" w:author="Claude" w:date="2026-10-02T09:00:00Z"/>
              </w:rPr>
            </w:pPr>
            <w:ins w:id="52" w:author="Claude" w:date="2026-10-02T09:00:00Z">
              <w:r>
                <w:rPr>
                  <w:sz w:val="15"/>
                </w:rPr>
                <w:t>Pre-bill edits, worklists, eligibility, denial handling</w:t>
              </w:r>
            </w:ins>
          </w:p>
        </w:tc>
        <w:tc>
          <w:tcPr>
            <w:tcW w:w="2924" w:type="dxa"/>
            <w:tcMar>
              <w:top w:w="80" w:type="dxa"/>
              <w:left w:w="80" w:type="dxa"/>
              <w:bottom w:w="80" w:type="dxa"/>
              <w:right w:w="80" w:type="dxa"/>
            </w:tcMar>
            <w:vAlign w:val="center"/>
          </w:tcPr>
          <w:p w14:paraId="5E0A9B52" w14:textId="77777777" w:rsidR="008B20BB" w:rsidRDefault="00000000">
            <w:pPr>
              <w:spacing w:after="0"/>
              <w:rPr>
                <w:ins w:id="53" w:author="Claude" w:date="2026-10-02T09:00:00Z"/>
              </w:rPr>
            </w:pPr>
            <w:ins w:id="54" w:author="Claude" w:date="2026-10-02T09:00:00Z">
              <w:r>
                <w:rPr>
                  <w:sz w:val="15"/>
                </w:rPr>
                <w:t>Single-system; weaker for multi-EHR groups and billing organisations</w:t>
              </w:r>
            </w:ins>
          </w:p>
        </w:tc>
      </w:tr>
      <w:tr w:rsidR="008B20BB" w14:paraId="3E7DF564" w14:textId="77777777">
        <w:trPr>
          <w:cantSplit/>
          <w:jc w:val="center"/>
          <w:ins w:id="55" w:author="Claude" w:date="2026-10-02T09:00:00Z"/>
        </w:trPr>
        <w:tc>
          <w:tcPr>
            <w:tcW w:w="1900" w:type="dxa"/>
            <w:tcMar>
              <w:top w:w="80" w:type="dxa"/>
              <w:left w:w="80" w:type="dxa"/>
              <w:bottom w:w="80" w:type="dxa"/>
              <w:right w:w="80" w:type="dxa"/>
            </w:tcMar>
            <w:vAlign w:val="center"/>
          </w:tcPr>
          <w:p w14:paraId="7F693C37" w14:textId="77777777" w:rsidR="008B20BB" w:rsidRDefault="00000000">
            <w:pPr>
              <w:spacing w:after="0"/>
              <w:rPr>
                <w:ins w:id="56" w:author="Claude" w:date="2026-10-02T09:00:00Z"/>
              </w:rPr>
            </w:pPr>
            <w:ins w:id="57" w:author="Claude" w:date="2026-10-02T09:00:00Z">
              <w:r>
                <w:rPr>
                  <w:sz w:val="15"/>
                </w:rPr>
                <w:t>RCM outsourcers (labor plus technology)</w:t>
              </w:r>
            </w:ins>
          </w:p>
        </w:tc>
        <w:tc>
          <w:tcPr>
            <w:tcW w:w="2500" w:type="dxa"/>
            <w:tcMar>
              <w:top w:w="80" w:type="dxa"/>
              <w:left w:w="80" w:type="dxa"/>
              <w:bottom w:w="80" w:type="dxa"/>
              <w:right w:w="80" w:type="dxa"/>
            </w:tcMar>
            <w:vAlign w:val="center"/>
          </w:tcPr>
          <w:p w14:paraId="03380145" w14:textId="77777777" w:rsidR="008B20BB" w:rsidRDefault="00000000">
            <w:pPr>
              <w:spacing w:after="0"/>
              <w:rPr>
                <w:ins w:id="58" w:author="Claude" w:date="2026-10-02T09:00:00Z"/>
              </w:rPr>
            </w:pPr>
            <w:ins w:id="59" w:author="Claude" w:date="2026-10-02T09:00:00Z">
              <w:r>
                <w:rPr>
                  <w:sz w:val="15"/>
                </w:rPr>
                <w:t>R1 RCM, Ensemble Health Partners</w:t>
              </w:r>
            </w:ins>
          </w:p>
        </w:tc>
        <w:tc>
          <w:tcPr>
            <w:tcW w:w="2900" w:type="dxa"/>
            <w:tcMar>
              <w:top w:w="80" w:type="dxa"/>
              <w:left w:w="80" w:type="dxa"/>
              <w:bottom w:w="80" w:type="dxa"/>
              <w:right w:w="80" w:type="dxa"/>
            </w:tcMar>
            <w:vAlign w:val="center"/>
          </w:tcPr>
          <w:p w14:paraId="16956E24" w14:textId="77777777" w:rsidR="008B20BB" w:rsidRDefault="00000000">
            <w:pPr>
              <w:spacing w:after="0"/>
              <w:rPr>
                <w:ins w:id="60" w:author="Claude" w:date="2026-10-02T09:00:00Z"/>
              </w:rPr>
            </w:pPr>
            <w:ins w:id="61" w:author="Claude" w:date="2026-10-02T09:00:00Z">
              <w:r>
                <w:rPr>
                  <w:sz w:val="15"/>
                </w:rPr>
                <w:t>Outcome-based service combined with automation</w:t>
              </w:r>
            </w:ins>
          </w:p>
        </w:tc>
        <w:tc>
          <w:tcPr>
            <w:tcW w:w="2924" w:type="dxa"/>
            <w:tcMar>
              <w:top w:w="80" w:type="dxa"/>
              <w:left w:w="80" w:type="dxa"/>
              <w:bottom w:w="80" w:type="dxa"/>
              <w:right w:w="80" w:type="dxa"/>
            </w:tcMar>
            <w:vAlign w:val="center"/>
          </w:tcPr>
          <w:p w14:paraId="7DAF05C9" w14:textId="77777777" w:rsidR="008B20BB" w:rsidRDefault="00000000">
            <w:pPr>
              <w:spacing w:after="0"/>
              <w:rPr>
                <w:ins w:id="62" w:author="Claude" w:date="2026-10-02T09:00:00Z"/>
              </w:rPr>
            </w:pPr>
            <w:ins w:id="63" w:author="Claude" w:date="2026-10-02T09:00:00Z">
              <w:r>
                <w:rPr>
                  <w:sz w:val="15"/>
                </w:rPr>
                <w:t>Sell labor rather than software; competitor and possible channel</w:t>
              </w:r>
            </w:ins>
          </w:p>
        </w:tc>
      </w:tr>
      <w:tr w:rsidR="008B20BB" w14:paraId="7968CA45" w14:textId="77777777">
        <w:trPr>
          <w:cantSplit/>
          <w:jc w:val="center"/>
          <w:ins w:id="64" w:author="Claude" w:date="2026-10-02T09:00:00Z"/>
        </w:trPr>
        <w:tc>
          <w:tcPr>
            <w:tcW w:w="1900" w:type="dxa"/>
            <w:tcMar>
              <w:top w:w="80" w:type="dxa"/>
              <w:left w:w="80" w:type="dxa"/>
              <w:bottom w:w="80" w:type="dxa"/>
              <w:right w:w="80" w:type="dxa"/>
            </w:tcMar>
            <w:vAlign w:val="center"/>
          </w:tcPr>
          <w:p w14:paraId="013BE376" w14:textId="77777777" w:rsidR="008B20BB" w:rsidRDefault="00000000">
            <w:pPr>
              <w:spacing w:after="0"/>
              <w:rPr>
                <w:ins w:id="65" w:author="Claude" w:date="2026-10-02T09:00:00Z"/>
              </w:rPr>
            </w:pPr>
            <w:ins w:id="66" w:author="Claude" w:date="2026-10-02T09:00:00Z">
              <w:r>
                <w:rPr>
                  <w:sz w:val="15"/>
                </w:rPr>
                <w:t>AI point solutions</w:t>
              </w:r>
            </w:ins>
          </w:p>
        </w:tc>
        <w:tc>
          <w:tcPr>
            <w:tcW w:w="2500" w:type="dxa"/>
            <w:tcMar>
              <w:top w:w="80" w:type="dxa"/>
              <w:left w:w="80" w:type="dxa"/>
              <w:bottom w:w="80" w:type="dxa"/>
              <w:right w:w="80" w:type="dxa"/>
            </w:tcMar>
            <w:vAlign w:val="center"/>
          </w:tcPr>
          <w:p w14:paraId="7191C915" w14:textId="77777777" w:rsidR="008B20BB" w:rsidRDefault="00000000">
            <w:pPr>
              <w:spacing w:after="0"/>
              <w:rPr>
                <w:ins w:id="67" w:author="Claude" w:date="2026-10-02T09:00:00Z"/>
              </w:rPr>
            </w:pPr>
            <w:ins w:id="68" w:author="Claude" w:date="2026-10-02T09:00:00Z">
              <w:r>
                <w:rPr>
                  <w:sz w:val="15"/>
                </w:rPr>
                <w:t>AKASA, Infinitus, Cedar, Adonis, Thoughtful AI / Smarter Technologies</w:t>
              </w:r>
            </w:ins>
          </w:p>
        </w:tc>
        <w:tc>
          <w:tcPr>
            <w:tcW w:w="2900" w:type="dxa"/>
            <w:tcMar>
              <w:top w:w="80" w:type="dxa"/>
              <w:left w:w="80" w:type="dxa"/>
              <w:bottom w:w="80" w:type="dxa"/>
              <w:right w:w="80" w:type="dxa"/>
            </w:tcMar>
            <w:vAlign w:val="center"/>
          </w:tcPr>
          <w:p w14:paraId="00DC12B6" w14:textId="77777777" w:rsidR="008B20BB" w:rsidRDefault="00000000">
            <w:pPr>
              <w:spacing w:after="0"/>
              <w:rPr>
                <w:ins w:id="69" w:author="Claude" w:date="2026-10-02T09:00:00Z"/>
              </w:rPr>
            </w:pPr>
            <w:ins w:id="70" w:author="Claude" w:date="2026-10-02T09:00:00Z">
              <w:r>
                <w:rPr>
                  <w:sz w:val="15"/>
                </w:rPr>
                <w:t>A2, A4, A7, A8, A12 individually</w:t>
              </w:r>
            </w:ins>
          </w:p>
        </w:tc>
        <w:tc>
          <w:tcPr>
            <w:tcW w:w="2924" w:type="dxa"/>
            <w:tcMar>
              <w:top w:w="80" w:type="dxa"/>
              <w:left w:w="80" w:type="dxa"/>
              <w:bottom w:w="80" w:type="dxa"/>
              <w:right w:w="80" w:type="dxa"/>
            </w:tcMar>
            <w:vAlign w:val="center"/>
          </w:tcPr>
          <w:p w14:paraId="15C6744F" w14:textId="77777777" w:rsidR="008B20BB" w:rsidRDefault="00000000">
            <w:pPr>
              <w:spacing w:after="0"/>
              <w:rPr>
                <w:ins w:id="71" w:author="Claude" w:date="2026-10-02T09:00:00Z"/>
              </w:rPr>
            </w:pPr>
            <w:ins w:id="72" w:author="Claude" w:date="2026-10-02T09:00:00Z">
              <w:r>
                <w:rPr>
                  <w:sz w:val="15"/>
                </w:rPr>
                <w:t>Each solves one workflow; no shared state, policy and audit layer</w:t>
              </w:r>
            </w:ins>
          </w:p>
        </w:tc>
      </w:tr>
      <w:tr w:rsidR="008B20BB" w14:paraId="3EF3DE07" w14:textId="77777777">
        <w:trPr>
          <w:cantSplit/>
          <w:jc w:val="center"/>
          <w:ins w:id="73" w:author="Claude" w:date="2026-10-02T09:00:00Z"/>
        </w:trPr>
        <w:tc>
          <w:tcPr>
            <w:tcW w:w="1900" w:type="dxa"/>
            <w:tcMar>
              <w:top w:w="80" w:type="dxa"/>
              <w:left w:w="80" w:type="dxa"/>
              <w:bottom w:w="80" w:type="dxa"/>
              <w:right w:w="80" w:type="dxa"/>
            </w:tcMar>
            <w:vAlign w:val="center"/>
          </w:tcPr>
          <w:p w14:paraId="4424C106" w14:textId="77777777" w:rsidR="008B20BB" w:rsidRDefault="00000000">
            <w:pPr>
              <w:spacing w:after="0"/>
              <w:rPr>
                <w:ins w:id="74" w:author="Claude" w:date="2026-10-02T09:00:00Z"/>
              </w:rPr>
            </w:pPr>
            <w:ins w:id="75" w:author="Claude" w:date="2026-10-02T09:00:00Z">
              <w:r>
                <w:rPr>
                  <w:sz w:val="15"/>
                </w:rPr>
                <w:t>Analytics and underpayment specialists</w:t>
              </w:r>
            </w:ins>
          </w:p>
        </w:tc>
        <w:tc>
          <w:tcPr>
            <w:tcW w:w="2500" w:type="dxa"/>
            <w:tcMar>
              <w:top w:w="80" w:type="dxa"/>
              <w:left w:w="80" w:type="dxa"/>
              <w:bottom w:w="80" w:type="dxa"/>
              <w:right w:w="80" w:type="dxa"/>
            </w:tcMar>
            <w:vAlign w:val="center"/>
          </w:tcPr>
          <w:p w14:paraId="510DE077" w14:textId="77777777" w:rsidR="008B20BB" w:rsidRDefault="00000000">
            <w:pPr>
              <w:spacing w:after="0"/>
              <w:rPr>
                <w:ins w:id="76" w:author="Claude" w:date="2026-10-02T09:00:00Z"/>
              </w:rPr>
            </w:pPr>
            <w:ins w:id="77" w:author="Claude" w:date="2026-10-02T09:00:00Z">
              <w:r>
                <w:rPr>
                  <w:sz w:val="15"/>
                </w:rPr>
                <w:t>Payer analytics and contract-management vendors</w:t>
              </w:r>
            </w:ins>
          </w:p>
        </w:tc>
        <w:tc>
          <w:tcPr>
            <w:tcW w:w="2900" w:type="dxa"/>
            <w:tcMar>
              <w:top w:w="80" w:type="dxa"/>
              <w:left w:w="80" w:type="dxa"/>
              <w:bottom w:w="80" w:type="dxa"/>
              <w:right w:w="80" w:type="dxa"/>
            </w:tcMar>
            <w:vAlign w:val="center"/>
          </w:tcPr>
          <w:p w14:paraId="1C69148B" w14:textId="77777777" w:rsidR="008B20BB" w:rsidRDefault="00000000">
            <w:pPr>
              <w:spacing w:after="0"/>
              <w:rPr>
                <w:ins w:id="78" w:author="Claude" w:date="2026-10-02T09:00:00Z"/>
              </w:rPr>
            </w:pPr>
            <w:ins w:id="79" w:author="Claude" w:date="2026-10-02T09:00:00Z">
              <w:r>
                <w:rPr>
                  <w:sz w:val="15"/>
                </w:rPr>
                <w:t>A10, A14, A15</w:t>
              </w:r>
            </w:ins>
          </w:p>
        </w:tc>
        <w:tc>
          <w:tcPr>
            <w:tcW w:w="2924" w:type="dxa"/>
            <w:tcMar>
              <w:top w:w="80" w:type="dxa"/>
              <w:left w:w="80" w:type="dxa"/>
              <w:bottom w:w="80" w:type="dxa"/>
              <w:right w:w="80" w:type="dxa"/>
            </w:tcMar>
            <w:vAlign w:val="center"/>
          </w:tcPr>
          <w:p w14:paraId="0645CDC6" w14:textId="77777777" w:rsidR="008B20BB" w:rsidRDefault="00000000">
            <w:pPr>
              <w:spacing w:after="0"/>
              <w:rPr>
                <w:ins w:id="80" w:author="Claude" w:date="2026-10-02T09:00:00Z"/>
              </w:rPr>
            </w:pPr>
            <w:ins w:id="81" w:author="Claude" w:date="2026-10-02T09:00:00Z">
              <w:r>
                <w:rPr>
                  <w:sz w:val="15"/>
                </w:rPr>
                <w:t>Analysis without execution and verification of the outcome</w:t>
              </w:r>
            </w:ins>
          </w:p>
        </w:tc>
      </w:tr>
    </w:tbl>
    <w:p w14:paraId="2C9975C1" w14:textId="77777777" w:rsidR="008B20BB" w:rsidRDefault="00000000">
      <w:pPr>
        <w:spacing w:before="160"/>
        <w:rPr>
          <w:ins w:id="82" w:author="Claude" w:date="2026-10-02T09:00:00Z"/>
        </w:rPr>
      </w:pPr>
      <w:ins w:id="83" w:author="Claude" w:date="2026-10-02T09:00:00Z">
        <w:r>
          <w:t>Cautionary precedent: broad “automate everything” positioning without attributable, proven outcomes has failed in this market before (for example, Olive AI wound down in 2023). Differentiation therefore rests on the integrated loop – shared state, revenue-weighted prioritization, payer memory, per-action autonomy governance and verified outcome attribution – and on proving it with design-partner data. Features alone are not a moat.</w:t>
        </w:r>
      </w:ins>
    </w:p>
    <w:p w14:paraId="16474455" w14:textId="77777777" w:rsidR="008B20BB" w:rsidRDefault="00000000">
      <w:pPr>
        <w:pStyle w:val="Heading2"/>
        <w:rPr>
          <w:ins w:id="84" w:author="Claude" w:date="2026-10-02T09:00:00Z"/>
        </w:rPr>
      </w:pPr>
      <w:bookmarkStart w:id="85" w:name="_Toc242031638"/>
      <w:ins w:id="86" w:author="Claude" w:date="2026-10-02T09:00:00Z">
        <w:r>
          <w:t>Customer value</w:t>
        </w:r>
        <w:bookmarkEnd w:id="85"/>
      </w:ins>
    </w:p>
    <w:tbl>
      <w:tblPr>
        <w:tblStyle w:val="TableGrid"/>
        <w:tblW w:w="0" w:type="auto"/>
        <w:jc w:val="center"/>
        <w:tblLook w:val="04A0" w:firstRow="1" w:lastRow="0" w:firstColumn="1" w:lastColumn="0" w:noHBand="0" w:noVBand="1"/>
      </w:tblPr>
      <w:tblGrid>
        <w:gridCol w:w="1999"/>
        <w:gridCol w:w="4595"/>
        <w:gridCol w:w="3620"/>
      </w:tblGrid>
      <w:tr w:rsidR="008B20BB" w14:paraId="4E93F5FC" w14:textId="77777777">
        <w:trPr>
          <w:cantSplit/>
          <w:tblHeader/>
          <w:jc w:val="center"/>
          <w:ins w:id="87" w:author="Claude" w:date="2026-10-02T09:00:00Z"/>
        </w:trPr>
        <w:tc>
          <w:tcPr>
            <w:tcW w:w="2000" w:type="dxa"/>
            <w:shd w:val="clear" w:color="auto" w:fill="17365D"/>
            <w:tcMar>
              <w:top w:w="80" w:type="dxa"/>
              <w:left w:w="80" w:type="dxa"/>
              <w:bottom w:w="80" w:type="dxa"/>
              <w:right w:w="80" w:type="dxa"/>
            </w:tcMar>
            <w:vAlign w:val="center"/>
          </w:tcPr>
          <w:p w14:paraId="471534D7" w14:textId="77777777" w:rsidR="008B20BB" w:rsidRDefault="00000000">
            <w:pPr>
              <w:spacing w:after="0"/>
              <w:rPr>
                <w:ins w:id="88" w:author="Claude" w:date="2026-10-02T09:00:00Z"/>
              </w:rPr>
            </w:pPr>
            <w:ins w:id="89" w:author="Claude" w:date="2026-10-02T09:00:00Z">
              <w:r>
                <w:rPr>
                  <w:b/>
                  <w:color w:val="FFFFFF"/>
                  <w:sz w:val="15"/>
                </w:rPr>
                <w:t>Stakeholder</w:t>
              </w:r>
            </w:ins>
          </w:p>
        </w:tc>
        <w:tc>
          <w:tcPr>
            <w:tcW w:w="4600" w:type="dxa"/>
            <w:shd w:val="clear" w:color="auto" w:fill="17365D"/>
            <w:tcMar>
              <w:top w:w="80" w:type="dxa"/>
              <w:left w:w="80" w:type="dxa"/>
              <w:bottom w:w="80" w:type="dxa"/>
              <w:right w:w="80" w:type="dxa"/>
            </w:tcMar>
            <w:vAlign w:val="center"/>
          </w:tcPr>
          <w:p w14:paraId="1398EC48" w14:textId="77777777" w:rsidR="008B20BB" w:rsidRDefault="00000000">
            <w:pPr>
              <w:spacing w:after="0"/>
              <w:rPr>
                <w:ins w:id="90" w:author="Claude" w:date="2026-10-02T09:00:00Z"/>
              </w:rPr>
            </w:pPr>
            <w:ins w:id="91" w:author="Claude" w:date="2026-10-02T09:00:00Z">
              <w:r>
                <w:rPr>
                  <w:b/>
                  <w:color w:val="FFFFFF"/>
                  <w:sz w:val="15"/>
                </w:rPr>
                <w:t>Value delivered</w:t>
              </w:r>
            </w:ins>
          </w:p>
        </w:tc>
        <w:tc>
          <w:tcPr>
            <w:tcW w:w="3624" w:type="dxa"/>
            <w:shd w:val="clear" w:color="auto" w:fill="17365D"/>
            <w:tcMar>
              <w:top w:w="80" w:type="dxa"/>
              <w:left w:w="80" w:type="dxa"/>
              <w:bottom w:w="80" w:type="dxa"/>
              <w:right w:w="80" w:type="dxa"/>
            </w:tcMar>
            <w:vAlign w:val="center"/>
          </w:tcPr>
          <w:p w14:paraId="6CAD4744" w14:textId="77777777" w:rsidR="008B20BB" w:rsidRDefault="00000000">
            <w:pPr>
              <w:spacing w:after="0"/>
              <w:rPr>
                <w:ins w:id="92" w:author="Claude" w:date="2026-10-02T09:00:00Z"/>
              </w:rPr>
            </w:pPr>
            <w:ins w:id="93" w:author="Claude" w:date="2026-10-02T09:00:00Z">
              <w:r>
                <w:rPr>
                  <w:b/>
                  <w:color w:val="FFFFFF"/>
                  <w:sz w:val="15"/>
                </w:rPr>
                <w:t>Where it comes from in the product</w:t>
              </w:r>
            </w:ins>
          </w:p>
        </w:tc>
      </w:tr>
      <w:tr w:rsidR="008B20BB" w14:paraId="76DCD8F3" w14:textId="77777777">
        <w:trPr>
          <w:cantSplit/>
          <w:jc w:val="center"/>
          <w:ins w:id="94" w:author="Claude" w:date="2026-10-02T09:00:00Z"/>
        </w:trPr>
        <w:tc>
          <w:tcPr>
            <w:tcW w:w="2000" w:type="dxa"/>
            <w:tcMar>
              <w:top w:w="80" w:type="dxa"/>
              <w:left w:w="80" w:type="dxa"/>
              <w:bottom w:w="80" w:type="dxa"/>
              <w:right w:w="80" w:type="dxa"/>
            </w:tcMar>
            <w:vAlign w:val="center"/>
          </w:tcPr>
          <w:p w14:paraId="1D50AF2C" w14:textId="77777777" w:rsidR="008B20BB" w:rsidRDefault="00000000">
            <w:pPr>
              <w:spacing w:after="0"/>
              <w:rPr>
                <w:ins w:id="95" w:author="Claude" w:date="2026-10-02T09:00:00Z"/>
              </w:rPr>
            </w:pPr>
            <w:ins w:id="96" w:author="Claude" w:date="2026-10-02T09:00:00Z">
              <w:r>
                <w:rPr>
                  <w:sz w:val="15"/>
                </w:rPr>
                <w:t>CFO / owner</w:t>
              </w:r>
            </w:ins>
          </w:p>
        </w:tc>
        <w:tc>
          <w:tcPr>
            <w:tcW w:w="4600" w:type="dxa"/>
            <w:tcMar>
              <w:top w:w="80" w:type="dxa"/>
              <w:left w:w="80" w:type="dxa"/>
              <w:bottom w:w="80" w:type="dxa"/>
              <w:right w:w="80" w:type="dxa"/>
            </w:tcMar>
            <w:vAlign w:val="center"/>
          </w:tcPr>
          <w:p w14:paraId="3B5CF0AB" w14:textId="77777777" w:rsidR="008B20BB" w:rsidRDefault="00000000">
            <w:pPr>
              <w:spacing w:after="0"/>
              <w:rPr>
                <w:ins w:id="97" w:author="Claude" w:date="2026-10-02T09:00:00Z"/>
              </w:rPr>
            </w:pPr>
            <w:ins w:id="98" w:author="Claude" w:date="2026-10-02T09:00:00Z">
              <w:r>
                <w:rPr>
                  <w:sz w:val="15"/>
                </w:rPr>
                <w:t>Confirmed cash impact (detected versus realized), more predictable cash forecasts, evidence for budget and renewal decisions</w:t>
              </w:r>
            </w:ins>
          </w:p>
        </w:tc>
        <w:tc>
          <w:tcPr>
            <w:tcW w:w="3624" w:type="dxa"/>
            <w:tcMar>
              <w:top w:w="80" w:type="dxa"/>
              <w:left w:w="80" w:type="dxa"/>
              <w:bottom w:w="80" w:type="dxa"/>
              <w:right w:w="80" w:type="dxa"/>
            </w:tcMar>
            <w:vAlign w:val="center"/>
          </w:tcPr>
          <w:p w14:paraId="7789A71C" w14:textId="77777777" w:rsidR="008B20BB" w:rsidRDefault="00000000">
            <w:pPr>
              <w:spacing w:after="0"/>
              <w:rPr>
                <w:ins w:id="99" w:author="Claude" w:date="2026-10-02T09:00:00Z"/>
              </w:rPr>
            </w:pPr>
            <w:ins w:id="100" w:author="Claude" w:date="2026-10-02T09:00:00Z">
              <w:r>
                <w:rPr>
                  <w:sz w:val="15"/>
                </w:rPr>
                <w:t>Value ledger; Revenue Control Tower (A14)</w:t>
              </w:r>
            </w:ins>
          </w:p>
        </w:tc>
      </w:tr>
      <w:tr w:rsidR="008B20BB" w14:paraId="4AEB7131" w14:textId="77777777">
        <w:trPr>
          <w:cantSplit/>
          <w:jc w:val="center"/>
          <w:ins w:id="101" w:author="Claude" w:date="2026-10-02T09:00:00Z"/>
        </w:trPr>
        <w:tc>
          <w:tcPr>
            <w:tcW w:w="2000" w:type="dxa"/>
            <w:tcMar>
              <w:top w:w="80" w:type="dxa"/>
              <w:left w:w="80" w:type="dxa"/>
              <w:bottom w:w="80" w:type="dxa"/>
              <w:right w:w="80" w:type="dxa"/>
            </w:tcMar>
            <w:vAlign w:val="center"/>
          </w:tcPr>
          <w:p w14:paraId="117BE52E" w14:textId="77777777" w:rsidR="008B20BB" w:rsidRDefault="00000000">
            <w:pPr>
              <w:spacing w:after="0"/>
              <w:rPr>
                <w:ins w:id="102" w:author="Claude" w:date="2026-10-02T09:00:00Z"/>
              </w:rPr>
            </w:pPr>
            <w:ins w:id="103" w:author="Claude" w:date="2026-10-02T09:00:00Z">
              <w:r>
                <w:rPr>
                  <w:sz w:val="15"/>
                </w:rPr>
                <w:t>RCM head</w:t>
              </w:r>
            </w:ins>
          </w:p>
        </w:tc>
        <w:tc>
          <w:tcPr>
            <w:tcW w:w="4600" w:type="dxa"/>
            <w:tcMar>
              <w:top w:w="80" w:type="dxa"/>
              <w:left w:w="80" w:type="dxa"/>
              <w:bottom w:w="80" w:type="dxa"/>
              <w:right w:w="80" w:type="dxa"/>
            </w:tcMar>
            <w:vAlign w:val="center"/>
          </w:tcPr>
          <w:p w14:paraId="5913D5C6" w14:textId="77777777" w:rsidR="008B20BB" w:rsidRDefault="00000000">
            <w:pPr>
              <w:spacing w:after="0"/>
              <w:rPr>
                <w:ins w:id="104" w:author="Claude" w:date="2026-10-02T09:00:00Z"/>
              </w:rPr>
            </w:pPr>
            <w:ins w:id="105" w:author="Claude" w:date="2026-10-02T09:00:00Z">
              <w:r>
                <w:rPr>
                  <w:sz w:val="15"/>
                </w:rPr>
                <w:t>Revenue-ranked work instead of aging lists; fewer touches per claim; visibility of upstream root causes</w:t>
              </w:r>
            </w:ins>
          </w:p>
        </w:tc>
        <w:tc>
          <w:tcPr>
            <w:tcW w:w="3624" w:type="dxa"/>
            <w:tcMar>
              <w:top w:w="80" w:type="dxa"/>
              <w:left w:w="80" w:type="dxa"/>
              <w:bottom w:w="80" w:type="dxa"/>
              <w:right w:w="80" w:type="dxa"/>
            </w:tcMar>
            <w:vAlign w:val="center"/>
          </w:tcPr>
          <w:p w14:paraId="68FCF261" w14:textId="77777777" w:rsidR="008B20BB" w:rsidRDefault="00000000">
            <w:pPr>
              <w:spacing w:after="0"/>
              <w:rPr>
                <w:ins w:id="106" w:author="Claude" w:date="2026-10-02T09:00:00Z"/>
              </w:rPr>
            </w:pPr>
            <w:ins w:id="107" w:author="Claude" w:date="2026-10-02T09:00:00Z">
              <w:r>
                <w:rPr>
                  <w:sz w:val="15"/>
                </w:rPr>
                <w:t>A7, A8, A9; root-cause graph</w:t>
              </w:r>
            </w:ins>
          </w:p>
        </w:tc>
      </w:tr>
      <w:tr w:rsidR="008B20BB" w14:paraId="7DC6C7E1" w14:textId="77777777">
        <w:trPr>
          <w:cantSplit/>
          <w:jc w:val="center"/>
          <w:ins w:id="108" w:author="Claude" w:date="2026-10-02T09:00:00Z"/>
        </w:trPr>
        <w:tc>
          <w:tcPr>
            <w:tcW w:w="2000" w:type="dxa"/>
            <w:tcMar>
              <w:top w:w="80" w:type="dxa"/>
              <w:left w:w="80" w:type="dxa"/>
              <w:bottom w:w="80" w:type="dxa"/>
              <w:right w:w="80" w:type="dxa"/>
            </w:tcMar>
            <w:vAlign w:val="center"/>
          </w:tcPr>
          <w:p w14:paraId="45624B9A" w14:textId="77777777" w:rsidR="008B20BB" w:rsidRDefault="00000000">
            <w:pPr>
              <w:spacing w:after="0"/>
              <w:rPr>
                <w:ins w:id="109" w:author="Claude" w:date="2026-10-02T09:00:00Z"/>
              </w:rPr>
            </w:pPr>
            <w:ins w:id="110" w:author="Claude" w:date="2026-10-02T09:00:00Z">
              <w:r>
                <w:rPr>
                  <w:sz w:val="15"/>
                </w:rPr>
                <w:t>Billers, AR and denials staff</w:t>
              </w:r>
            </w:ins>
          </w:p>
        </w:tc>
        <w:tc>
          <w:tcPr>
            <w:tcW w:w="4600" w:type="dxa"/>
            <w:tcMar>
              <w:top w:w="80" w:type="dxa"/>
              <w:left w:w="80" w:type="dxa"/>
              <w:bottom w:w="80" w:type="dxa"/>
              <w:right w:w="80" w:type="dxa"/>
            </w:tcMar>
            <w:vAlign w:val="center"/>
          </w:tcPr>
          <w:p w14:paraId="66FB34E0" w14:textId="77777777" w:rsidR="008B20BB" w:rsidRDefault="00000000">
            <w:pPr>
              <w:spacing w:after="0"/>
              <w:rPr>
                <w:ins w:id="111" w:author="Claude" w:date="2026-10-02T09:00:00Z"/>
              </w:rPr>
            </w:pPr>
            <w:ins w:id="112" w:author="Claude" w:date="2026-10-02T09:00:00Z">
              <w:r>
                <w:rPr>
                  <w:sz w:val="15"/>
                </w:rPr>
                <w:t>Less searching and rework; time spent on exceptions and decisions</w:t>
              </w:r>
            </w:ins>
          </w:p>
        </w:tc>
        <w:tc>
          <w:tcPr>
            <w:tcW w:w="3624" w:type="dxa"/>
            <w:tcMar>
              <w:top w:w="80" w:type="dxa"/>
              <w:left w:w="80" w:type="dxa"/>
              <w:bottom w:w="80" w:type="dxa"/>
              <w:right w:w="80" w:type="dxa"/>
            </w:tcMar>
            <w:vAlign w:val="center"/>
          </w:tcPr>
          <w:p w14:paraId="4E285EB9" w14:textId="77777777" w:rsidR="008B20BB" w:rsidRDefault="00000000">
            <w:pPr>
              <w:spacing w:after="0"/>
              <w:rPr>
                <w:ins w:id="113" w:author="Claude" w:date="2026-10-02T09:00:00Z"/>
              </w:rPr>
            </w:pPr>
            <w:ins w:id="114" w:author="Claude" w:date="2026-10-02T09:00:00Z">
              <w:r>
                <w:rPr>
                  <w:sz w:val="15"/>
                </w:rPr>
                <w:t>Worklists, drafts and next-best-action</w:t>
              </w:r>
            </w:ins>
          </w:p>
        </w:tc>
      </w:tr>
      <w:tr w:rsidR="008B20BB" w14:paraId="2BEBC88F" w14:textId="77777777">
        <w:trPr>
          <w:cantSplit/>
          <w:jc w:val="center"/>
          <w:ins w:id="115" w:author="Claude" w:date="2026-10-02T09:00:00Z"/>
        </w:trPr>
        <w:tc>
          <w:tcPr>
            <w:tcW w:w="2000" w:type="dxa"/>
            <w:tcMar>
              <w:top w:w="80" w:type="dxa"/>
              <w:left w:w="80" w:type="dxa"/>
              <w:bottom w:w="80" w:type="dxa"/>
              <w:right w:w="80" w:type="dxa"/>
            </w:tcMar>
            <w:vAlign w:val="center"/>
          </w:tcPr>
          <w:p w14:paraId="4DEEF96D" w14:textId="77777777" w:rsidR="008B20BB" w:rsidRDefault="00000000">
            <w:pPr>
              <w:spacing w:after="0"/>
              <w:rPr>
                <w:ins w:id="116" w:author="Claude" w:date="2026-10-02T09:00:00Z"/>
              </w:rPr>
            </w:pPr>
            <w:ins w:id="117" w:author="Claude" w:date="2026-10-02T09:00:00Z">
              <w:r>
                <w:rPr>
                  <w:sz w:val="15"/>
                </w:rPr>
                <w:t>Compliance</w:t>
              </w:r>
            </w:ins>
          </w:p>
        </w:tc>
        <w:tc>
          <w:tcPr>
            <w:tcW w:w="4600" w:type="dxa"/>
            <w:tcMar>
              <w:top w:w="80" w:type="dxa"/>
              <w:left w:w="80" w:type="dxa"/>
              <w:bottom w:w="80" w:type="dxa"/>
              <w:right w:w="80" w:type="dxa"/>
            </w:tcMar>
            <w:vAlign w:val="center"/>
          </w:tcPr>
          <w:p w14:paraId="63E399A5" w14:textId="77777777" w:rsidR="008B20BB" w:rsidRDefault="00000000">
            <w:pPr>
              <w:spacing w:after="0"/>
              <w:rPr>
                <w:ins w:id="118" w:author="Claude" w:date="2026-10-02T09:00:00Z"/>
              </w:rPr>
            </w:pPr>
            <w:ins w:id="119" w:author="Claude" w:date="2026-10-02T09:00:00Z">
              <w:r>
                <w:rPr>
                  <w:sz w:val="15"/>
                </w:rPr>
                <w:t>An audit trail linking every action to its evidence and approver; controlled autonomy</w:t>
              </w:r>
            </w:ins>
          </w:p>
        </w:tc>
        <w:tc>
          <w:tcPr>
            <w:tcW w:w="3624" w:type="dxa"/>
            <w:tcMar>
              <w:top w:w="80" w:type="dxa"/>
              <w:left w:w="80" w:type="dxa"/>
              <w:bottom w:w="80" w:type="dxa"/>
              <w:right w:w="80" w:type="dxa"/>
            </w:tcMar>
            <w:vAlign w:val="center"/>
          </w:tcPr>
          <w:p w14:paraId="2D8A40FC" w14:textId="77777777" w:rsidR="008B20BB" w:rsidRDefault="00000000">
            <w:pPr>
              <w:spacing w:after="0"/>
              <w:rPr>
                <w:ins w:id="120" w:author="Claude" w:date="2026-10-02T09:00:00Z"/>
              </w:rPr>
            </w:pPr>
            <w:ins w:id="121" w:author="Claude" w:date="2026-10-02T09:00:00Z">
              <w:r>
                <w:rPr>
                  <w:sz w:val="15"/>
                </w:rPr>
                <w:t>Decision record; autonomy levels; audit package</w:t>
              </w:r>
            </w:ins>
          </w:p>
        </w:tc>
      </w:tr>
      <w:tr w:rsidR="008B20BB" w14:paraId="552D00F1" w14:textId="77777777">
        <w:trPr>
          <w:cantSplit/>
          <w:jc w:val="center"/>
          <w:ins w:id="122" w:author="Claude" w:date="2026-10-02T09:00:00Z"/>
        </w:trPr>
        <w:tc>
          <w:tcPr>
            <w:tcW w:w="2000" w:type="dxa"/>
            <w:tcMar>
              <w:top w:w="80" w:type="dxa"/>
              <w:left w:w="80" w:type="dxa"/>
              <w:bottom w:w="80" w:type="dxa"/>
              <w:right w:w="80" w:type="dxa"/>
            </w:tcMar>
            <w:vAlign w:val="center"/>
          </w:tcPr>
          <w:p w14:paraId="0F79D498" w14:textId="77777777" w:rsidR="008B20BB" w:rsidRDefault="00000000">
            <w:pPr>
              <w:spacing w:after="0"/>
              <w:rPr>
                <w:ins w:id="123" w:author="Claude" w:date="2026-10-02T09:00:00Z"/>
              </w:rPr>
            </w:pPr>
            <w:ins w:id="124" w:author="Claude" w:date="2026-10-02T09:00:00Z">
              <w:r>
                <w:rPr>
                  <w:sz w:val="15"/>
                </w:rPr>
                <w:t>Providers and front desk</w:t>
              </w:r>
            </w:ins>
          </w:p>
        </w:tc>
        <w:tc>
          <w:tcPr>
            <w:tcW w:w="4600" w:type="dxa"/>
            <w:tcMar>
              <w:top w:w="80" w:type="dxa"/>
              <w:left w:w="80" w:type="dxa"/>
              <w:bottom w:w="80" w:type="dxa"/>
              <w:right w:w="80" w:type="dxa"/>
            </w:tcMar>
            <w:vAlign w:val="center"/>
          </w:tcPr>
          <w:p w14:paraId="4FDD7900" w14:textId="77777777" w:rsidR="008B20BB" w:rsidRDefault="00000000">
            <w:pPr>
              <w:spacing w:after="0"/>
              <w:rPr>
                <w:ins w:id="125" w:author="Claude" w:date="2026-10-02T09:00:00Z"/>
              </w:rPr>
            </w:pPr>
            <w:ins w:id="126" w:author="Claude" w:date="2026-10-02T09:00:00Z">
              <w:r>
                <w:rPr>
                  <w:sz w:val="15"/>
                </w:rPr>
                <w:t>Fewer eligibility, authorization and documentation surprises</w:t>
              </w:r>
            </w:ins>
          </w:p>
        </w:tc>
        <w:tc>
          <w:tcPr>
            <w:tcW w:w="3624" w:type="dxa"/>
            <w:tcMar>
              <w:top w:w="80" w:type="dxa"/>
              <w:left w:w="80" w:type="dxa"/>
              <w:bottom w:w="80" w:type="dxa"/>
              <w:right w:w="80" w:type="dxa"/>
            </w:tcMar>
            <w:vAlign w:val="center"/>
          </w:tcPr>
          <w:p w14:paraId="7E77CE29" w14:textId="77777777" w:rsidR="008B20BB" w:rsidRDefault="00000000">
            <w:pPr>
              <w:spacing w:after="0"/>
              <w:rPr>
                <w:ins w:id="127" w:author="Claude" w:date="2026-10-02T09:00:00Z"/>
              </w:rPr>
            </w:pPr>
            <w:ins w:id="128" w:author="Claude" w:date="2026-10-02T09:00:00Z">
              <w:r>
                <w:rPr>
                  <w:sz w:val="15"/>
                </w:rPr>
                <w:t>A1, A2, A3</w:t>
              </w:r>
            </w:ins>
          </w:p>
        </w:tc>
      </w:tr>
    </w:tbl>
    <w:p w14:paraId="3A89F5BE" w14:textId="77777777" w:rsidR="008B20BB" w:rsidRDefault="00000000">
      <w:pPr>
        <w:spacing w:before="160"/>
        <w:rPr>
          <w:ins w:id="129" w:author="Claude" w:date="2026-10-02T09:00:00Z"/>
        </w:rPr>
      </w:pPr>
      <w:ins w:id="130" w:author="Claude" w:date="2026-10-02T09:00:00Z">
        <w:r>
          <w:t>Value mechanisms: preventable denials avoided, underpayments recovered, cash received sooner, staff effort removed and leakage found. No amounts are stated until baselines are signed off; value is reported as detected versus realized, using the control rules in Section 11B.</w:t>
        </w:r>
      </w:ins>
    </w:p>
    <w:p w14:paraId="59A54BD8" w14:textId="77777777" w:rsidR="008B20BB" w:rsidRDefault="00000000">
      <w:pPr>
        <w:pStyle w:val="Heading1"/>
        <w:rPr>
          <w:ins w:id="131" w:author="Claude" w:date="2026-10-02T09:00:00Z"/>
        </w:rPr>
      </w:pPr>
      <w:bookmarkStart w:id="132" w:name="_Toc9000003"/>
      <w:bookmarkStart w:id="133" w:name="_Toc242031639"/>
      <w:ins w:id="134" w:author="Claude" w:date="2026-10-02T09:00:00Z">
        <w:r>
          <w:t>1C. Product stickiness and retention</w:t>
        </w:r>
        <w:bookmarkEnd w:id="132"/>
        <w:bookmarkEnd w:id="133"/>
      </w:ins>
    </w:p>
    <w:p w14:paraId="355B84CC" w14:textId="77777777" w:rsidR="008B20BB" w:rsidRDefault="00000000">
      <w:pPr>
        <w:rPr>
          <w:ins w:id="135" w:author="Claude" w:date="2026-10-02T09:00:00Z"/>
        </w:rPr>
      </w:pPr>
      <w:ins w:id="136" w:author="Claude" w:date="2026-10-02T09:00:00Z">
        <w:r>
          <w:t>Stickiness must come from accumulated value and daily reliance, not from holding data hostage. Healthcare buyers expect data portability, so client data must always be exportable; what is hard to replace is the accumulated policy configuration, payer memory and outcome history.</w:t>
        </w:r>
      </w:ins>
    </w:p>
    <w:p w14:paraId="13024C18" w14:textId="77777777" w:rsidR="008B20BB" w:rsidRDefault="00000000">
      <w:pPr>
        <w:pStyle w:val="Heading2"/>
        <w:rPr>
          <w:ins w:id="137" w:author="Claude" w:date="2026-10-02T09:00:00Z"/>
        </w:rPr>
      </w:pPr>
      <w:bookmarkStart w:id="138" w:name="_Toc242031640"/>
      <w:ins w:id="139" w:author="Claude" w:date="2026-10-02T09:00:00Z">
        <w:r>
          <w:t>Foundation stickiness features (build now; costly to retrofit)</w:t>
        </w:r>
        <w:bookmarkEnd w:id="138"/>
      </w:ins>
    </w:p>
    <w:p w14:paraId="5A2E0138" w14:textId="77777777" w:rsidR="008B20BB" w:rsidRDefault="00000000">
      <w:pPr>
        <w:pStyle w:val="ListBullet"/>
        <w:spacing w:after="60"/>
        <w:rPr>
          <w:ins w:id="140" w:author="Claude" w:date="2026-10-02T09:00:00Z"/>
        </w:rPr>
      </w:pPr>
      <w:ins w:id="141" w:author="Claude" w:date="2026-10-02T09:00:00Z">
        <w:r>
          <w:t>Value ledger: a running record of detected versus realized value per client and per automation, used in business reviews and board reporting. It becomes the customer’s own justification for renewal.</w:t>
        </w:r>
      </w:ins>
    </w:p>
    <w:p w14:paraId="31F1ACA4" w14:textId="77777777" w:rsidR="008B20BB" w:rsidRDefault="00000000">
      <w:pPr>
        <w:pStyle w:val="ListBullet"/>
        <w:spacing w:after="60"/>
        <w:rPr>
          <w:ins w:id="142" w:author="Claude" w:date="2026-10-02T09:00:00Z"/>
        </w:rPr>
      </w:pPr>
      <w:ins w:id="143" w:author="Claude" w:date="2026-10-02T09:00:00Z">
        <w:r>
          <w:lastRenderedPageBreak/>
          <w:t>Client-specific memory with provenance: payer rules, appeal templates and win history, and tuned thresholds, versioned per tenant.</w:t>
        </w:r>
      </w:ins>
    </w:p>
    <w:p w14:paraId="1F78ED9E" w14:textId="77777777" w:rsidR="008B20BB" w:rsidRDefault="00000000">
      <w:pPr>
        <w:pStyle w:val="ListBullet"/>
        <w:spacing w:after="60"/>
        <w:rPr>
          <w:ins w:id="144" w:author="Claude" w:date="2026-10-02T09:00:00Z"/>
        </w:rPr>
      </w:pPr>
      <w:ins w:id="145" w:author="Claude" w:date="2026-10-02T09:00:00Z">
        <w:r>
          <w:t>Decision and audit record as a system of record: relied on by compliance teams and in payer audits.</w:t>
        </w:r>
      </w:ins>
    </w:p>
    <w:p w14:paraId="7D40784C" w14:textId="77777777" w:rsidR="008B20BB" w:rsidRDefault="00000000">
      <w:pPr>
        <w:pStyle w:val="ListBullet"/>
        <w:spacing w:after="60"/>
        <w:rPr>
          <w:ins w:id="146" w:author="Claude" w:date="2026-10-02T09:00:00Z"/>
        </w:rPr>
      </w:pPr>
      <w:ins w:id="147" w:author="Claude" w:date="2026-10-02T09:00:00Z">
        <w:r>
          <w:t>Policy and autonomy configuration: approval roles, dollar limits and SOPs configured per client and per action.</w:t>
        </w:r>
      </w:ins>
    </w:p>
    <w:p w14:paraId="2D53FAC4" w14:textId="77777777" w:rsidR="008B20BB" w:rsidRDefault="00000000">
      <w:pPr>
        <w:pStyle w:val="ListBullet"/>
        <w:spacing w:after="60"/>
        <w:rPr>
          <w:ins w:id="148" w:author="Claude" w:date="2026-10-02T09:00:00Z"/>
        </w:rPr>
      </w:pPr>
      <w:ins w:id="149" w:author="Claude" w:date="2026-10-02T09:00:00Z">
        <w:r>
          <w:t>Contract and fee-schedule repository: the expected-reimbursement baseline that doubles as contract intelligence for payer negotiations.</w:t>
        </w:r>
      </w:ins>
    </w:p>
    <w:p w14:paraId="09C7EE20" w14:textId="77777777" w:rsidR="008B20BB" w:rsidRDefault="00000000">
      <w:pPr>
        <w:pStyle w:val="Heading2"/>
        <w:rPr>
          <w:ins w:id="150" w:author="Claude" w:date="2026-10-02T09:00:00Z"/>
        </w:rPr>
      </w:pPr>
      <w:bookmarkStart w:id="151" w:name="_Toc242031641"/>
      <w:ins w:id="152" w:author="Claude" w:date="2026-10-02T09:00:00Z">
        <w:r>
          <w:t>Later stickiness features (Phase 2)</w:t>
        </w:r>
        <w:bookmarkEnd w:id="151"/>
      </w:ins>
    </w:p>
    <w:p w14:paraId="5606E896" w14:textId="77777777" w:rsidR="008B20BB" w:rsidRDefault="00000000">
      <w:pPr>
        <w:pStyle w:val="ListBullet"/>
        <w:spacing w:after="60"/>
        <w:rPr>
          <w:ins w:id="153" w:author="Claude" w:date="2026-10-02T09:00:00Z"/>
        </w:rPr>
      </w:pPr>
      <w:ins w:id="154" w:author="Claude" w:date="2026-10-02T09:00:00Z">
        <w:r>
          <w:t>Opt-in anonymized payer benchmarks, which create a network effect; currently a backlog item, so decide whether to promote it, subject to data-use rights.</w:t>
        </w:r>
      </w:ins>
    </w:p>
    <w:p w14:paraId="6215ADB6" w14:textId="77777777" w:rsidR="008B20BB" w:rsidRDefault="00000000">
      <w:pPr>
        <w:pStyle w:val="ListBullet"/>
        <w:spacing w:after="60"/>
        <w:rPr>
          <w:ins w:id="155" w:author="Claude" w:date="2026-10-02T09:00:00Z"/>
        </w:rPr>
      </w:pPr>
      <w:ins w:id="156" w:author="Claude" w:date="2026-10-02T09:00:00Z">
        <w:r>
          <w:t>Cash forecast embedded in the client’s finance planning.</w:t>
        </w:r>
      </w:ins>
    </w:p>
    <w:p w14:paraId="74B61C8B" w14:textId="77777777" w:rsidR="008B20BB" w:rsidRDefault="00000000">
      <w:pPr>
        <w:pStyle w:val="ListBullet"/>
        <w:spacing w:after="60"/>
        <w:rPr>
          <w:ins w:id="157" w:author="Claude" w:date="2026-10-02T09:00:00Z"/>
        </w:rPr>
      </w:pPr>
      <w:ins w:id="158" w:author="Claude" w:date="2026-10-02T09:00:00Z">
        <w:r>
          <w:t>Role-based scorecards and productivity views for managers.</w:t>
        </w:r>
      </w:ins>
    </w:p>
    <w:p w14:paraId="09720340" w14:textId="77777777" w:rsidR="008B20BB" w:rsidRDefault="00000000">
      <w:pPr>
        <w:pStyle w:val="ListBullet"/>
        <w:spacing w:after="60"/>
        <w:rPr>
          <w:ins w:id="159" w:author="Claude" w:date="2026-10-02T09:00:00Z"/>
        </w:rPr>
      </w:pPr>
      <w:ins w:id="160" w:author="Claude" w:date="2026-10-02T09:00:00Z">
        <w:r>
          <w:t>Multi-entity rollups and fast onboarding of acquired practices.</w:t>
        </w:r>
      </w:ins>
    </w:p>
    <w:p w14:paraId="75F36060" w14:textId="77777777" w:rsidR="008B20BB" w:rsidRDefault="00000000">
      <w:pPr>
        <w:pStyle w:val="ListBullet"/>
        <w:spacing w:after="60"/>
        <w:rPr>
          <w:ins w:id="161" w:author="Claude" w:date="2026-10-02T09:00:00Z"/>
        </w:rPr>
      </w:pPr>
      <w:ins w:id="162" w:author="Claude" w:date="2026-10-02T09:00:00Z">
        <w:r>
          <w:t>Enterprise API and agent interface (already in the Phase 2 backlog).</w:t>
        </w:r>
      </w:ins>
    </w:p>
    <w:p w14:paraId="14C53093" w14:textId="77777777" w:rsidR="008B20BB" w:rsidRDefault="00000000">
      <w:pPr>
        <w:pStyle w:val="Heading2"/>
        <w:rPr>
          <w:ins w:id="163" w:author="Claude" w:date="2026-10-02T09:00:00Z"/>
        </w:rPr>
      </w:pPr>
      <w:bookmarkStart w:id="164" w:name="_Toc242031642"/>
      <w:ins w:id="165" w:author="Claude" w:date="2026-10-02T09:00:00Z">
        <w:r>
          <w:t>Stickiness risks to monitor</w:t>
        </w:r>
        <w:bookmarkEnd w:id="164"/>
      </w:ins>
    </w:p>
    <w:p w14:paraId="6BE527E1" w14:textId="77777777" w:rsidR="008B20BB" w:rsidRDefault="00000000">
      <w:pPr>
        <w:pStyle w:val="ListBullet"/>
        <w:spacing w:after="60"/>
        <w:rPr>
          <w:ins w:id="166" w:author="Claude" w:date="2026-10-02T09:00:00Z"/>
        </w:rPr>
      </w:pPr>
      <w:ins w:id="167" w:author="Claude" w:date="2026-10-02T09:00:00Z">
        <w:r>
          <w:t>An EHR vendor or clearinghouse bundles a good-enough version.</w:t>
        </w:r>
      </w:ins>
    </w:p>
    <w:p w14:paraId="5137D095" w14:textId="77777777" w:rsidR="008B20BB" w:rsidRDefault="00000000">
      <w:pPr>
        <w:pStyle w:val="ListBullet"/>
        <w:spacing w:after="60"/>
        <w:rPr>
          <w:ins w:id="168" w:author="Claude" w:date="2026-10-02T09:00:00Z"/>
        </w:rPr>
      </w:pPr>
      <w:ins w:id="169" w:author="Claude" w:date="2026-10-02T09:00:00Z">
        <w:r>
          <w:t>Slow integration makes onboarding painful.</w:t>
        </w:r>
      </w:ins>
    </w:p>
    <w:p w14:paraId="6549C90E" w14:textId="77777777" w:rsidR="008B20BB" w:rsidRDefault="00000000">
      <w:pPr>
        <w:pStyle w:val="ListBullet"/>
        <w:spacing w:after="60"/>
        <w:rPr>
          <w:ins w:id="170" w:author="Claude" w:date="2026-10-02T09:00:00Z"/>
        </w:rPr>
      </w:pPr>
      <w:ins w:id="171" w:author="Claude" w:date="2026-10-02T09:00:00Z">
        <w:r>
          <w:t>Black-box agents that staff do not trust get switched off.</w:t>
        </w:r>
      </w:ins>
    </w:p>
    <w:p w14:paraId="5AB311A0" w14:textId="77777777" w:rsidR="008B20BB" w:rsidRDefault="00000000">
      <w:pPr>
        <w:pStyle w:val="ListBullet"/>
        <w:spacing w:after="60"/>
        <w:rPr>
          <w:ins w:id="172" w:author="Claude" w:date="2026-10-02T09:00:00Z"/>
        </w:rPr>
      </w:pPr>
      <w:ins w:id="173" w:author="Claude" w:date="2026-10-02T09:00:00Z">
        <w:r>
          <w:t>Dependence on a single design partner.</w:t>
        </w:r>
      </w:ins>
    </w:p>
    <w:p w14:paraId="22B8046A" w14:textId="77777777" w:rsidR="008B20BB" w:rsidRDefault="00000000">
      <w:pPr>
        <w:pStyle w:val="ListBullet"/>
        <w:spacing w:after="60"/>
        <w:rPr>
          <w:ins w:id="174" w:author="Claude" w:date="2026-10-02T09:00:00Z"/>
        </w:rPr>
      </w:pPr>
      <w:ins w:id="175" w:author="Claude" w:date="2026-10-02T09:00:00Z">
        <w:r>
          <w:t>Contract terms that restrict data export, which will hurt sales in healthcare.</w:t>
        </w:r>
      </w:ins>
    </w:p>
    <w:p w14:paraId="088E0F75" w14:textId="77777777" w:rsidR="00DA0C49" w:rsidRDefault="00B10EEA">
      <w:pPr>
        <w:pStyle w:val="Heading1"/>
      </w:pPr>
      <w:bookmarkStart w:id="176" w:name="_Toc9000004"/>
      <w:bookmarkStart w:id="177" w:name="_Toc242031643"/>
      <w:r>
        <w:t>2. Product thesis: a Revenue Cycle Intelligence Fabric</w:t>
      </w:r>
      <w:bookmarkEnd w:id="176"/>
      <w:bookmarkEnd w:id="177"/>
    </w:p>
    <w:p w14:paraId="4CF3B0C7" w14:textId="77777777" w:rsidR="00DA0C49" w:rsidRDefault="00B10EEA">
      <w:r>
        <w:t>The product should be designed around a persistent intelligence layer rather than a collection of disconnected bots. Every event updates the financial state of the encounter and can trigger a workflow, prediction or human decision.</w:t>
      </w:r>
    </w:p>
    <w:tbl>
      <w:tblPr>
        <w:tblStyle w:val="TableGrid"/>
        <w:tblW w:w="0" w:type="auto"/>
        <w:jc w:val="center"/>
        <w:tblLook w:val="04A0" w:firstRow="1" w:lastRow="0" w:firstColumn="1" w:lastColumn="0" w:noHBand="0" w:noVBand="1"/>
      </w:tblPr>
      <w:tblGrid>
        <w:gridCol w:w="1422"/>
        <w:gridCol w:w="1693"/>
        <w:gridCol w:w="4285"/>
        <w:gridCol w:w="2814"/>
      </w:tblGrid>
      <w:tr w:rsidR="00DA0C49" w14:paraId="02A58D22" w14:textId="77777777">
        <w:trPr>
          <w:cantSplit/>
          <w:tblHeader/>
          <w:jc w:val="center"/>
        </w:trPr>
        <w:tc>
          <w:tcPr>
            <w:tcW w:w="1440" w:type="dxa"/>
            <w:shd w:val="clear" w:color="auto" w:fill="17365D"/>
            <w:tcMar>
              <w:top w:w="80" w:type="dxa"/>
              <w:left w:w="80" w:type="dxa"/>
              <w:bottom w:w="80" w:type="dxa"/>
              <w:right w:w="80" w:type="dxa"/>
            </w:tcMar>
            <w:vAlign w:val="center"/>
          </w:tcPr>
          <w:p w14:paraId="3BD1A1C1" w14:textId="77777777" w:rsidR="00DA0C49" w:rsidRDefault="00B10EEA">
            <w:pPr>
              <w:spacing w:after="0"/>
            </w:pPr>
            <w:r>
              <w:rPr>
                <w:b/>
                <w:color w:val="FFFFFF"/>
                <w:sz w:val="15"/>
              </w:rPr>
              <w:t>Layer</w:t>
            </w:r>
          </w:p>
        </w:tc>
        <w:tc>
          <w:tcPr>
            <w:tcW w:w="1728" w:type="dxa"/>
            <w:shd w:val="clear" w:color="auto" w:fill="17365D"/>
            <w:tcMar>
              <w:top w:w="80" w:type="dxa"/>
              <w:left w:w="80" w:type="dxa"/>
              <w:bottom w:w="80" w:type="dxa"/>
              <w:right w:w="80" w:type="dxa"/>
            </w:tcMar>
            <w:vAlign w:val="center"/>
          </w:tcPr>
          <w:p w14:paraId="74372C52" w14:textId="77777777" w:rsidR="00DA0C49" w:rsidRDefault="00B10EEA">
            <w:pPr>
              <w:spacing w:after="0"/>
            </w:pPr>
            <w:r>
              <w:rPr>
                <w:b/>
                <w:color w:val="FFFFFF"/>
                <w:sz w:val="15"/>
              </w:rPr>
              <w:t>Role</w:t>
            </w:r>
          </w:p>
        </w:tc>
        <w:tc>
          <w:tcPr>
            <w:tcW w:w="4392" w:type="dxa"/>
            <w:shd w:val="clear" w:color="auto" w:fill="17365D"/>
            <w:tcMar>
              <w:top w:w="80" w:type="dxa"/>
              <w:left w:w="80" w:type="dxa"/>
              <w:bottom w:w="80" w:type="dxa"/>
              <w:right w:w="80" w:type="dxa"/>
            </w:tcMar>
            <w:vAlign w:val="center"/>
          </w:tcPr>
          <w:p w14:paraId="03AC435F" w14:textId="77777777" w:rsidR="00DA0C49" w:rsidRDefault="00B10EEA">
            <w:pPr>
              <w:spacing w:after="0"/>
            </w:pPr>
            <w:r>
              <w:rPr>
                <w:b/>
                <w:color w:val="FFFFFF"/>
                <w:sz w:val="15"/>
              </w:rPr>
              <w:t>Core capabilities</w:t>
            </w:r>
          </w:p>
        </w:tc>
        <w:tc>
          <w:tcPr>
            <w:tcW w:w="2880" w:type="dxa"/>
            <w:shd w:val="clear" w:color="auto" w:fill="17365D"/>
            <w:tcMar>
              <w:top w:w="80" w:type="dxa"/>
              <w:left w:w="80" w:type="dxa"/>
              <w:bottom w:w="80" w:type="dxa"/>
              <w:right w:w="80" w:type="dxa"/>
            </w:tcMar>
            <w:vAlign w:val="center"/>
          </w:tcPr>
          <w:p w14:paraId="02A1577A" w14:textId="77777777" w:rsidR="00DA0C49" w:rsidRDefault="00B10EEA">
            <w:pPr>
              <w:spacing w:after="0"/>
            </w:pPr>
            <w:r>
              <w:rPr>
                <w:b/>
                <w:color w:val="FFFFFF"/>
                <w:sz w:val="15"/>
              </w:rPr>
              <w:t>Why it matters</w:t>
            </w:r>
          </w:p>
        </w:tc>
      </w:tr>
      <w:tr w:rsidR="00DA0C49" w14:paraId="3228DE64" w14:textId="77777777">
        <w:trPr>
          <w:cantSplit/>
          <w:jc w:val="center"/>
        </w:trPr>
        <w:tc>
          <w:tcPr>
            <w:tcW w:w="1440" w:type="dxa"/>
            <w:tcMar>
              <w:top w:w="80" w:type="dxa"/>
              <w:left w:w="80" w:type="dxa"/>
              <w:bottom w:w="80" w:type="dxa"/>
              <w:right w:w="80" w:type="dxa"/>
            </w:tcMar>
            <w:vAlign w:val="center"/>
          </w:tcPr>
          <w:p w14:paraId="24241278" w14:textId="77777777" w:rsidR="00DA0C49" w:rsidRDefault="00B10EEA">
            <w:pPr>
              <w:spacing w:after="0"/>
            </w:pPr>
            <w:r>
              <w:rPr>
                <w:sz w:val="15"/>
              </w:rPr>
              <w:t>1. Connect</w:t>
            </w:r>
          </w:p>
        </w:tc>
        <w:tc>
          <w:tcPr>
            <w:tcW w:w="1728" w:type="dxa"/>
            <w:tcMar>
              <w:top w:w="80" w:type="dxa"/>
              <w:left w:w="80" w:type="dxa"/>
              <w:bottom w:w="80" w:type="dxa"/>
              <w:right w:w="80" w:type="dxa"/>
            </w:tcMar>
            <w:vAlign w:val="center"/>
          </w:tcPr>
          <w:p w14:paraId="16E54A27" w14:textId="77777777" w:rsidR="00DA0C49" w:rsidRDefault="00B10EEA">
            <w:pPr>
              <w:spacing w:after="0"/>
            </w:pPr>
            <w:r>
              <w:rPr>
                <w:sz w:val="15"/>
              </w:rPr>
              <w:t>Acquire events and source data</w:t>
            </w:r>
          </w:p>
        </w:tc>
        <w:tc>
          <w:tcPr>
            <w:tcW w:w="4392" w:type="dxa"/>
            <w:tcMar>
              <w:top w:w="80" w:type="dxa"/>
              <w:left w:w="80" w:type="dxa"/>
              <w:bottom w:w="80" w:type="dxa"/>
              <w:right w:w="80" w:type="dxa"/>
            </w:tcMar>
            <w:vAlign w:val="center"/>
          </w:tcPr>
          <w:p w14:paraId="755A6DB7" w14:textId="77777777" w:rsidR="00DA0C49" w:rsidRDefault="00B10EEA">
            <w:pPr>
              <w:spacing w:after="0"/>
            </w:pPr>
            <w:r>
              <w:rPr>
                <w:sz w:val="15"/>
              </w:rPr>
              <w:t>EHR/PM database and APIs; X12 270/271, 276/277, 278, 837, 835, 999, 277CA; payer APIs/portals; documents; bank/lockbox; contracts</w:t>
            </w:r>
          </w:p>
        </w:tc>
        <w:tc>
          <w:tcPr>
            <w:tcW w:w="2880" w:type="dxa"/>
            <w:tcMar>
              <w:top w:w="80" w:type="dxa"/>
              <w:left w:w="80" w:type="dxa"/>
              <w:bottom w:w="80" w:type="dxa"/>
              <w:right w:w="80" w:type="dxa"/>
            </w:tcMar>
            <w:vAlign w:val="center"/>
          </w:tcPr>
          <w:p w14:paraId="2930047C" w14:textId="77777777" w:rsidR="00DA0C49" w:rsidRDefault="00B10EEA">
            <w:pPr>
              <w:spacing w:after="0"/>
            </w:pPr>
            <w:r>
              <w:rPr>
                <w:sz w:val="15"/>
              </w:rPr>
              <w:t>No intelligent automation works without reliable, near-real-time state.</w:t>
            </w:r>
          </w:p>
        </w:tc>
      </w:tr>
      <w:tr w:rsidR="00DA0C49" w14:paraId="352706C6" w14:textId="77777777">
        <w:trPr>
          <w:cantSplit/>
          <w:jc w:val="center"/>
        </w:trPr>
        <w:tc>
          <w:tcPr>
            <w:tcW w:w="1440" w:type="dxa"/>
            <w:shd w:val="clear" w:color="auto" w:fill="F3F6F9"/>
            <w:tcMar>
              <w:top w:w="80" w:type="dxa"/>
              <w:left w:w="80" w:type="dxa"/>
              <w:bottom w:w="80" w:type="dxa"/>
              <w:right w:w="80" w:type="dxa"/>
            </w:tcMar>
            <w:vAlign w:val="center"/>
          </w:tcPr>
          <w:p w14:paraId="64E877E5" w14:textId="77777777" w:rsidR="00DA0C49" w:rsidRDefault="00B10EEA">
            <w:pPr>
              <w:spacing w:after="0"/>
            </w:pPr>
            <w:r>
              <w:rPr>
                <w:sz w:val="15"/>
              </w:rPr>
              <w:t>2. Normalize</w:t>
            </w:r>
          </w:p>
        </w:tc>
        <w:tc>
          <w:tcPr>
            <w:tcW w:w="1728" w:type="dxa"/>
            <w:shd w:val="clear" w:color="auto" w:fill="F3F6F9"/>
            <w:tcMar>
              <w:top w:w="80" w:type="dxa"/>
              <w:left w:w="80" w:type="dxa"/>
              <w:bottom w:w="80" w:type="dxa"/>
              <w:right w:w="80" w:type="dxa"/>
            </w:tcMar>
            <w:vAlign w:val="center"/>
          </w:tcPr>
          <w:p w14:paraId="454C76AA" w14:textId="77777777" w:rsidR="00DA0C49" w:rsidRDefault="00B10EEA">
            <w:pPr>
              <w:spacing w:after="0"/>
            </w:pPr>
            <w:r>
              <w:rPr>
                <w:sz w:val="15"/>
              </w:rPr>
              <w:t>Create one RCM truth model</w:t>
            </w:r>
          </w:p>
        </w:tc>
        <w:tc>
          <w:tcPr>
            <w:tcW w:w="4392" w:type="dxa"/>
            <w:shd w:val="clear" w:color="auto" w:fill="F3F6F9"/>
            <w:tcMar>
              <w:top w:w="80" w:type="dxa"/>
              <w:left w:w="80" w:type="dxa"/>
              <w:bottom w:w="80" w:type="dxa"/>
              <w:right w:w="80" w:type="dxa"/>
            </w:tcMar>
            <w:vAlign w:val="center"/>
          </w:tcPr>
          <w:p w14:paraId="217135DF" w14:textId="77777777" w:rsidR="00DA0C49" w:rsidRDefault="00B10EEA">
            <w:pPr>
              <w:spacing w:after="0"/>
            </w:pPr>
            <w:r>
              <w:rPr>
                <w:sz w:val="15"/>
              </w:rPr>
              <w:t>Patient, coverage, visit, authorization, note, code, charge, claim, remittance, contract, payment, task, denial, appeal and credential entities</w:t>
            </w:r>
          </w:p>
        </w:tc>
        <w:tc>
          <w:tcPr>
            <w:tcW w:w="2880" w:type="dxa"/>
            <w:shd w:val="clear" w:color="auto" w:fill="F3F6F9"/>
            <w:tcMar>
              <w:top w:w="80" w:type="dxa"/>
              <w:left w:w="80" w:type="dxa"/>
              <w:bottom w:w="80" w:type="dxa"/>
              <w:right w:w="80" w:type="dxa"/>
            </w:tcMar>
            <w:vAlign w:val="center"/>
          </w:tcPr>
          <w:p w14:paraId="0F2C64E3" w14:textId="77777777" w:rsidR="00DA0C49" w:rsidRDefault="00B10EEA">
            <w:pPr>
              <w:spacing w:after="0"/>
            </w:pPr>
            <w:r>
              <w:rPr>
                <w:sz w:val="15"/>
              </w:rPr>
              <w:t>Enables one workflow engine across multiple client systems.</w:t>
            </w:r>
          </w:p>
        </w:tc>
      </w:tr>
      <w:tr w:rsidR="00DA0C49" w14:paraId="0A84F694" w14:textId="77777777">
        <w:trPr>
          <w:cantSplit/>
          <w:jc w:val="center"/>
        </w:trPr>
        <w:tc>
          <w:tcPr>
            <w:tcW w:w="1440" w:type="dxa"/>
            <w:tcMar>
              <w:top w:w="80" w:type="dxa"/>
              <w:left w:w="80" w:type="dxa"/>
              <w:bottom w:w="80" w:type="dxa"/>
              <w:right w:w="80" w:type="dxa"/>
            </w:tcMar>
            <w:vAlign w:val="center"/>
          </w:tcPr>
          <w:p w14:paraId="353B9726" w14:textId="77777777" w:rsidR="00DA0C49" w:rsidRDefault="00B10EEA">
            <w:pPr>
              <w:spacing w:after="0"/>
            </w:pPr>
            <w:r>
              <w:rPr>
                <w:sz w:val="15"/>
              </w:rPr>
              <w:t>3. Understand</w:t>
            </w:r>
          </w:p>
        </w:tc>
        <w:tc>
          <w:tcPr>
            <w:tcW w:w="1728" w:type="dxa"/>
            <w:tcMar>
              <w:top w:w="80" w:type="dxa"/>
              <w:left w:w="80" w:type="dxa"/>
              <w:bottom w:w="80" w:type="dxa"/>
              <w:right w:w="80" w:type="dxa"/>
            </w:tcMar>
            <w:vAlign w:val="center"/>
          </w:tcPr>
          <w:p w14:paraId="4A224FA4" w14:textId="77777777" w:rsidR="00DA0C49" w:rsidRDefault="00B10EEA">
            <w:pPr>
              <w:spacing w:after="0"/>
            </w:pPr>
            <w:r>
              <w:rPr>
                <w:sz w:val="15"/>
              </w:rPr>
              <w:t>Extract and interpret</w:t>
            </w:r>
          </w:p>
        </w:tc>
        <w:tc>
          <w:tcPr>
            <w:tcW w:w="4392" w:type="dxa"/>
            <w:tcMar>
              <w:top w:w="80" w:type="dxa"/>
              <w:left w:w="80" w:type="dxa"/>
              <w:bottom w:w="80" w:type="dxa"/>
              <w:right w:w="80" w:type="dxa"/>
            </w:tcMar>
            <w:vAlign w:val="center"/>
          </w:tcPr>
          <w:p w14:paraId="21562152" w14:textId="77777777" w:rsidR="00DA0C49" w:rsidRDefault="00B10EEA">
            <w:pPr>
              <w:spacing w:after="0"/>
            </w:pPr>
            <w:r>
              <w:rPr>
                <w:sz w:val="15"/>
              </w:rPr>
              <w:t>Document AI, EDI parsing, clinical/document completeness signals, payer response interpretation, contract extraction, root-cause classification</w:t>
            </w:r>
          </w:p>
        </w:tc>
        <w:tc>
          <w:tcPr>
            <w:tcW w:w="2880" w:type="dxa"/>
            <w:tcMar>
              <w:top w:w="80" w:type="dxa"/>
              <w:left w:w="80" w:type="dxa"/>
              <w:bottom w:w="80" w:type="dxa"/>
              <w:right w:w="80" w:type="dxa"/>
            </w:tcMar>
            <w:vAlign w:val="center"/>
          </w:tcPr>
          <w:p w14:paraId="0048F8FF" w14:textId="77777777" w:rsidR="00DA0C49" w:rsidRDefault="00B10EEA">
            <w:pPr>
              <w:spacing w:after="0"/>
            </w:pPr>
            <w:r>
              <w:rPr>
                <w:sz w:val="15"/>
              </w:rPr>
              <w:t>Converts unstructured and fragmented signals into structured decisions.</w:t>
            </w:r>
          </w:p>
        </w:tc>
      </w:tr>
      <w:tr w:rsidR="00DA0C49" w14:paraId="3DD96067" w14:textId="77777777">
        <w:trPr>
          <w:cantSplit/>
          <w:jc w:val="center"/>
        </w:trPr>
        <w:tc>
          <w:tcPr>
            <w:tcW w:w="1440" w:type="dxa"/>
            <w:shd w:val="clear" w:color="auto" w:fill="F3F6F9"/>
            <w:tcMar>
              <w:top w:w="80" w:type="dxa"/>
              <w:left w:w="80" w:type="dxa"/>
              <w:bottom w:w="80" w:type="dxa"/>
              <w:right w:w="80" w:type="dxa"/>
            </w:tcMar>
            <w:vAlign w:val="center"/>
          </w:tcPr>
          <w:p w14:paraId="29F43820" w14:textId="77777777" w:rsidR="00DA0C49" w:rsidRDefault="00B10EEA">
            <w:pPr>
              <w:spacing w:after="0"/>
            </w:pPr>
            <w:r>
              <w:rPr>
                <w:sz w:val="15"/>
              </w:rPr>
              <w:t>4. Predict</w:t>
            </w:r>
          </w:p>
        </w:tc>
        <w:tc>
          <w:tcPr>
            <w:tcW w:w="1728" w:type="dxa"/>
            <w:shd w:val="clear" w:color="auto" w:fill="F3F6F9"/>
            <w:tcMar>
              <w:top w:w="80" w:type="dxa"/>
              <w:left w:w="80" w:type="dxa"/>
              <w:bottom w:w="80" w:type="dxa"/>
              <w:right w:w="80" w:type="dxa"/>
            </w:tcMar>
            <w:vAlign w:val="center"/>
          </w:tcPr>
          <w:p w14:paraId="1919F9DC" w14:textId="77777777" w:rsidR="00DA0C49" w:rsidRDefault="00B10EEA">
            <w:pPr>
              <w:spacing w:after="0"/>
            </w:pPr>
            <w:r>
              <w:rPr>
                <w:sz w:val="15"/>
              </w:rPr>
              <w:t>Estimate what happens next</w:t>
            </w:r>
          </w:p>
        </w:tc>
        <w:tc>
          <w:tcPr>
            <w:tcW w:w="4392" w:type="dxa"/>
            <w:shd w:val="clear" w:color="auto" w:fill="F3F6F9"/>
            <w:tcMar>
              <w:top w:w="80" w:type="dxa"/>
              <w:left w:w="80" w:type="dxa"/>
              <w:bottom w:w="80" w:type="dxa"/>
              <w:right w:w="80" w:type="dxa"/>
            </w:tcMar>
            <w:vAlign w:val="center"/>
          </w:tcPr>
          <w:p w14:paraId="14933A23" w14:textId="77777777" w:rsidR="00DA0C49" w:rsidRDefault="00B10EEA">
            <w:pPr>
              <w:spacing w:after="0"/>
            </w:pPr>
            <w:r>
              <w:rPr>
                <w:sz w:val="15"/>
              </w:rPr>
              <w:t>Denial probability, expected allowed amount, expected payment date, underpayment probability, TFL risk, no-show risk, auth risk, AR liquidation probability</w:t>
            </w:r>
          </w:p>
        </w:tc>
        <w:tc>
          <w:tcPr>
            <w:tcW w:w="2880" w:type="dxa"/>
            <w:shd w:val="clear" w:color="auto" w:fill="F3F6F9"/>
            <w:tcMar>
              <w:top w:w="80" w:type="dxa"/>
              <w:left w:w="80" w:type="dxa"/>
              <w:bottom w:w="80" w:type="dxa"/>
              <w:right w:w="80" w:type="dxa"/>
            </w:tcMar>
            <w:vAlign w:val="center"/>
          </w:tcPr>
          <w:p w14:paraId="6F2A1E4D" w14:textId="77777777" w:rsidR="00DA0C49" w:rsidRDefault="00B10EEA">
            <w:pPr>
              <w:spacing w:after="0"/>
            </w:pPr>
            <w:r>
              <w:rPr>
                <w:sz w:val="15"/>
              </w:rPr>
              <w:t>Lets the platform work ahead of failure rather than after it.</w:t>
            </w:r>
          </w:p>
        </w:tc>
      </w:tr>
      <w:tr w:rsidR="00DA0C49" w14:paraId="7B7B19E9" w14:textId="77777777">
        <w:trPr>
          <w:cantSplit/>
          <w:jc w:val="center"/>
        </w:trPr>
        <w:tc>
          <w:tcPr>
            <w:tcW w:w="1440" w:type="dxa"/>
            <w:tcMar>
              <w:top w:w="80" w:type="dxa"/>
              <w:left w:w="80" w:type="dxa"/>
              <w:bottom w:w="80" w:type="dxa"/>
              <w:right w:w="80" w:type="dxa"/>
            </w:tcMar>
            <w:vAlign w:val="center"/>
          </w:tcPr>
          <w:p w14:paraId="57542B5B" w14:textId="77777777" w:rsidR="00DA0C49" w:rsidRDefault="00B10EEA">
            <w:pPr>
              <w:spacing w:after="0"/>
            </w:pPr>
            <w:r>
              <w:rPr>
                <w:sz w:val="15"/>
              </w:rPr>
              <w:t>5. Decide</w:t>
            </w:r>
          </w:p>
        </w:tc>
        <w:tc>
          <w:tcPr>
            <w:tcW w:w="1728" w:type="dxa"/>
            <w:tcMar>
              <w:top w:w="80" w:type="dxa"/>
              <w:left w:w="80" w:type="dxa"/>
              <w:bottom w:w="80" w:type="dxa"/>
              <w:right w:w="80" w:type="dxa"/>
            </w:tcMar>
            <w:vAlign w:val="center"/>
          </w:tcPr>
          <w:p w14:paraId="53101707" w14:textId="77777777" w:rsidR="00DA0C49" w:rsidRDefault="00B10EEA">
            <w:pPr>
              <w:spacing w:after="0"/>
            </w:pPr>
            <w:r>
              <w:rPr>
                <w:sz w:val="15"/>
              </w:rPr>
              <w:t>Select next best action</w:t>
            </w:r>
          </w:p>
        </w:tc>
        <w:tc>
          <w:tcPr>
            <w:tcW w:w="4392" w:type="dxa"/>
            <w:tcMar>
              <w:top w:w="80" w:type="dxa"/>
              <w:left w:w="80" w:type="dxa"/>
              <w:bottom w:w="80" w:type="dxa"/>
              <w:right w:w="80" w:type="dxa"/>
            </w:tcMar>
            <w:vAlign w:val="center"/>
          </w:tcPr>
          <w:p w14:paraId="2B5040A2" w14:textId="77777777" w:rsidR="00DA0C49" w:rsidRDefault="00B10EEA">
            <w:pPr>
              <w:spacing w:after="0"/>
            </w:pPr>
            <w:r>
              <w:rPr>
                <w:sz w:val="15"/>
              </w:rPr>
              <w:t>Rules + policy engine + financial prioritization + confidence thresholds + workflow context</w:t>
            </w:r>
          </w:p>
        </w:tc>
        <w:tc>
          <w:tcPr>
            <w:tcW w:w="2880" w:type="dxa"/>
            <w:tcMar>
              <w:top w:w="80" w:type="dxa"/>
              <w:left w:w="80" w:type="dxa"/>
              <w:bottom w:w="80" w:type="dxa"/>
              <w:right w:w="80" w:type="dxa"/>
            </w:tcMar>
            <w:vAlign w:val="center"/>
          </w:tcPr>
          <w:p w14:paraId="40CC5F91" w14:textId="77777777" w:rsidR="00DA0C49" w:rsidRDefault="00B10EEA">
            <w:pPr>
              <w:spacing w:after="0"/>
            </w:pPr>
            <w:r>
              <w:rPr>
                <w:sz w:val="15"/>
              </w:rPr>
              <w:t>Turns intelligence into an auditable action decision.</w:t>
            </w:r>
          </w:p>
        </w:tc>
      </w:tr>
      <w:tr w:rsidR="00DA0C49" w14:paraId="26AEA79F" w14:textId="77777777">
        <w:trPr>
          <w:cantSplit/>
          <w:jc w:val="center"/>
        </w:trPr>
        <w:tc>
          <w:tcPr>
            <w:tcW w:w="1440" w:type="dxa"/>
            <w:shd w:val="clear" w:color="auto" w:fill="F3F6F9"/>
            <w:tcMar>
              <w:top w:w="80" w:type="dxa"/>
              <w:left w:w="80" w:type="dxa"/>
              <w:bottom w:w="80" w:type="dxa"/>
              <w:right w:w="80" w:type="dxa"/>
            </w:tcMar>
            <w:vAlign w:val="center"/>
          </w:tcPr>
          <w:p w14:paraId="3C9DF07D" w14:textId="77777777" w:rsidR="00DA0C49" w:rsidRDefault="00B10EEA">
            <w:pPr>
              <w:spacing w:after="0"/>
            </w:pPr>
            <w:r>
              <w:rPr>
                <w:sz w:val="15"/>
              </w:rPr>
              <w:t>6. Act</w:t>
            </w:r>
          </w:p>
        </w:tc>
        <w:tc>
          <w:tcPr>
            <w:tcW w:w="1728" w:type="dxa"/>
            <w:shd w:val="clear" w:color="auto" w:fill="F3F6F9"/>
            <w:tcMar>
              <w:top w:w="80" w:type="dxa"/>
              <w:left w:w="80" w:type="dxa"/>
              <w:bottom w:w="80" w:type="dxa"/>
              <w:right w:w="80" w:type="dxa"/>
            </w:tcMar>
            <w:vAlign w:val="center"/>
          </w:tcPr>
          <w:p w14:paraId="121FB42B" w14:textId="77777777" w:rsidR="00DA0C49" w:rsidRDefault="00B10EEA">
            <w:pPr>
              <w:spacing w:after="0"/>
            </w:pPr>
            <w:r>
              <w:rPr>
                <w:sz w:val="15"/>
              </w:rPr>
              <w:t>Execute work</w:t>
            </w:r>
          </w:p>
        </w:tc>
        <w:tc>
          <w:tcPr>
            <w:tcW w:w="4392" w:type="dxa"/>
            <w:shd w:val="clear" w:color="auto" w:fill="F3F6F9"/>
            <w:tcMar>
              <w:top w:w="80" w:type="dxa"/>
              <w:left w:w="80" w:type="dxa"/>
              <w:bottom w:w="80" w:type="dxa"/>
              <w:right w:w="80" w:type="dxa"/>
            </w:tcMar>
            <w:vAlign w:val="center"/>
          </w:tcPr>
          <w:p w14:paraId="654F9768" w14:textId="77777777" w:rsidR="00DA0C49" w:rsidRDefault="00B10EEA">
            <w:pPr>
              <w:spacing w:after="0"/>
            </w:pPr>
            <w:r>
              <w:rPr>
                <w:sz w:val="15"/>
              </w:rPr>
              <w:t>API actions, EDI transactions, generated packets/appeals, workflow tasks, portal automation where necessary, outbound communication, write-back</w:t>
            </w:r>
          </w:p>
        </w:tc>
        <w:tc>
          <w:tcPr>
            <w:tcW w:w="2880" w:type="dxa"/>
            <w:shd w:val="clear" w:color="auto" w:fill="F3F6F9"/>
            <w:tcMar>
              <w:top w:w="80" w:type="dxa"/>
              <w:left w:w="80" w:type="dxa"/>
              <w:bottom w:w="80" w:type="dxa"/>
              <w:right w:w="80" w:type="dxa"/>
            </w:tcMar>
            <w:vAlign w:val="center"/>
          </w:tcPr>
          <w:p w14:paraId="39705D0E" w14:textId="77777777" w:rsidR="00DA0C49" w:rsidRDefault="00B10EEA">
            <w:pPr>
              <w:spacing w:after="0"/>
            </w:pPr>
            <w:r>
              <w:rPr>
                <w:sz w:val="15"/>
              </w:rPr>
              <w:t>Removes manual work and closes the operational loop.</w:t>
            </w:r>
          </w:p>
        </w:tc>
      </w:tr>
      <w:tr w:rsidR="00DA0C49" w14:paraId="42F727C5" w14:textId="77777777">
        <w:trPr>
          <w:cantSplit/>
          <w:jc w:val="center"/>
        </w:trPr>
        <w:tc>
          <w:tcPr>
            <w:tcW w:w="1440" w:type="dxa"/>
            <w:tcMar>
              <w:top w:w="80" w:type="dxa"/>
              <w:left w:w="80" w:type="dxa"/>
              <w:bottom w:w="80" w:type="dxa"/>
              <w:right w:w="80" w:type="dxa"/>
            </w:tcMar>
            <w:vAlign w:val="center"/>
          </w:tcPr>
          <w:p w14:paraId="156147D2" w14:textId="77777777" w:rsidR="00DA0C49" w:rsidRDefault="00B10EEA">
            <w:pPr>
              <w:spacing w:after="0"/>
            </w:pPr>
            <w:r>
              <w:rPr>
                <w:sz w:val="15"/>
              </w:rPr>
              <w:t>7. Verify &amp; Learn</w:t>
            </w:r>
          </w:p>
        </w:tc>
        <w:tc>
          <w:tcPr>
            <w:tcW w:w="1728" w:type="dxa"/>
            <w:tcMar>
              <w:top w:w="80" w:type="dxa"/>
              <w:left w:w="80" w:type="dxa"/>
              <w:bottom w:w="80" w:type="dxa"/>
              <w:right w:w="80" w:type="dxa"/>
            </w:tcMar>
            <w:vAlign w:val="center"/>
          </w:tcPr>
          <w:p w14:paraId="500CFA96" w14:textId="77777777" w:rsidR="00DA0C49" w:rsidRDefault="00B10EEA">
            <w:pPr>
              <w:spacing w:after="0"/>
            </w:pPr>
            <w:r>
              <w:rPr>
                <w:sz w:val="15"/>
              </w:rPr>
              <w:t>Confirm outcome and improve</w:t>
            </w:r>
          </w:p>
        </w:tc>
        <w:tc>
          <w:tcPr>
            <w:tcW w:w="4392" w:type="dxa"/>
            <w:tcMar>
              <w:top w:w="80" w:type="dxa"/>
              <w:left w:w="80" w:type="dxa"/>
              <w:bottom w:w="80" w:type="dxa"/>
              <w:right w:w="80" w:type="dxa"/>
            </w:tcMar>
            <w:vAlign w:val="center"/>
          </w:tcPr>
          <w:p w14:paraId="1CF62848" w14:textId="77777777" w:rsidR="00DA0C49" w:rsidRDefault="00B10EEA">
            <w:pPr>
              <w:spacing w:after="0"/>
            </w:pPr>
            <w:r>
              <w:rPr>
                <w:sz w:val="15"/>
              </w:rPr>
              <w:t>Payment confirmation, denial recurrence tracking, attribution, rule proposals, model drift checks, payer behavior updates</w:t>
            </w:r>
          </w:p>
        </w:tc>
        <w:tc>
          <w:tcPr>
            <w:tcW w:w="2880" w:type="dxa"/>
            <w:tcMar>
              <w:top w:w="80" w:type="dxa"/>
              <w:left w:w="80" w:type="dxa"/>
              <w:bottom w:w="80" w:type="dxa"/>
              <w:right w:w="80" w:type="dxa"/>
            </w:tcMar>
            <w:vAlign w:val="center"/>
          </w:tcPr>
          <w:p w14:paraId="2A741931" w14:textId="77777777" w:rsidR="00DA0C49" w:rsidRDefault="00B10EEA">
            <w:pPr>
              <w:spacing w:after="0"/>
            </w:pPr>
            <w:r>
              <w:rPr>
                <w:sz w:val="15"/>
              </w:rPr>
              <w:t>Makes the platform outcome-driven instead of activity-driven.</w:t>
            </w:r>
          </w:p>
        </w:tc>
      </w:tr>
    </w:tbl>
    <w:p w14:paraId="1EBD8889" w14:textId="77777777" w:rsidR="00DA0C49" w:rsidRDefault="00B10EEA">
      <w:pPr>
        <w:pStyle w:val="Heading2"/>
      </w:pPr>
      <w:bookmarkStart w:id="178" w:name="_Toc242031644"/>
      <w:r>
        <w:t>Core operating pattern</w:t>
      </w:r>
      <w:bookmarkEnd w:id="178"/>
    </w:p>
    <w:tbl>
      <w:tblPr>
        <w:tblStyle w:val="TableGrid"/>
        <w:tblW w:w="0" w:type="auto"/>
        <w:jc w:val="center"/>
        <w:tblLook w:val="04A0" w:firstRow="1" w:lastRow="0" w:firstColumn="1" w:lastColumn="0" w:noHBand="0" w:noVBand="1"/>
      </w:tblPr>
      <w:tblGrid>
        <w:gridCol w:w="1703"/>
        <w:gridCol w:w="1703"/>
        <w:gridCol w:w="1702"/>
        <w:gridCol w:w="1702"/>
        <w:gridCol w:w="1702"/>
        <w:gridCol w:w="1702"/>
      </w:tblGrid>
      <w:tr w:rsidR="00DA0C49" w14:paraId="67F70D23" w14:textId="77777777">
        <w:trPr>
          <w:cantSplit/>
          <w:jc w:val="center"/>
        </w:trPr>
        <w:tc>
          <w:tcPr>
            <w:tcW w:w="1704" w:type="dxa"/>
            <w:shd w:val="clear" w:color="auto" w:fill="F3F6F9"/>
            <w:tcMar>
              <w:top w:w="80" w:type="dxa"/>
              <w:left w:w="80" w:type="dxa"/>
              <w:bottom w:w="80" w:type="dxa"/>
              <w:right w:w="80" w:type="dxa"/>
            </w:tcMar>
            <w:vAlign w:val="center"/>
          </w:tcPr>
          <w:p w14:paraId="682BACAF" w14:textId="77777777" w:rsidR="00DA0C49" w:rsidRDefault="00B10EEA">
            <w:pPr>
              <w:spacing w:after="0"/>
            </w:pPr>
            <w:r>
              <w:rPr>
                <w:b/>
                <w:color w:val="17365D"/>
                <w:sz w:val="18"/>
              </w:rPr>
              <w:t>Sense</w:t>
            </w:r>
          </w:p>
        </w:tc>
        <w:tc>
          <w:tcPr>
            <w:tcW w:w="1704" w:type="dxa"/>
            <w:shd w:val="clear" w:color="auto" w:fill="F3F6F9"/>
            <w:tcMar>
              <w:top w:w="80" w:type="dxa"/>
              <w:left w:w="80" w:type="dxa"/>
              <w:bottom w:w="80" w:type="dxa"/>
              <w:right w:w="80" w:type="dxa"/>
            </w:tcMar>
            <w:vAlign w:val="center"/>
          </w:tcPr>
          <w:p w14:paraId="6E8CA943" w14:textId="77777777" w:rsidR="00DA0C49" w:rsidRDefault="00B10EEA">
            <w:pPr>
              <w:spacing w:after="0"/>
            </w:pPr>
            <w:r>
              <w:rPr>
                <w:b/>
                <w:color w:val="17365D"/>
                <w:sz w:val="18"/>
              </w:rPr>
              <w:t>Understand</w:t>
            </w:r>
          </w:p>
        </w:tc>
        <w:tc>
          <w:tcPr>
            <w:tcW w:w="1704" w:type="dxa"/>
            <w:shd w:val="clear" w:color="auto" w:fill="F3F6F9"/>
            <w:tcMar>
              <w:top w:w="80" w:type="dxa"/>
              <w:left w:w="80" w:type="dxa"/>
              <w:bottom w:w="80" w:type="dxa"/>
              <w:right w:w="80" w:type="dxa"/>
            </w:tcMar>
            <w:vAlign w:val="center"/>
          </w:tcPr>
          <w:p w14:paraId="25465A90" w14:textId="77777777" w:rsidR="00DA0C49" w:rsidRDefault="00B10EEA">
            <w:pPr>
              <w:spacing w:after="0"/>
            </w:pPr>
            <w:r>
              <w:rPr>
                <w:b/>
                <w:color w:val="17365D"/>
                <w:sz w:val="18"/>
              </w:rPr>
              <w:t>Predict</w:t>
            </w:r>
          </w:p>
        </w:tc>
        <w:tc>
          <w:tcPr>
            <w:tcW w:w="1704" w:type="dxa"/>
            <w:shd w:val="clear" w:color="auto" w:fill="F3F6F9"/>
            <w:tcMar>
              <w:top w:w="80" w:type="dxa"/>
              <w:left w:w="80" w:type="dxa"/>
              <w:bottom w:w="80" w:type="dxa"/>
              <w:right w:w="80" w:type="dxa"/>
            </w:tcMar>
            <w:vAlign w:val="center"/>
          </w:tcPr>
          <w:p w14:paraId="170D1D75" w14:textId="77777777" w:rsidR="00DA0C49" w:rsidRDefault="00B10EEA">
            <w:pPr>
              <w:spacing w:after="0"/>
            </w:pPr>
            <w:r>
              <w:rPr>
                <w:b/>
                <w:color w:val="17365D"/>
                <w:sz w:val="18"/>
              </w:rPr>
              <w:t>Decide</w:t>
            </w:r>
          </w:p>
        </w:tc>
        <w:tc>
          <w:tcPr>
            <w:tcW w:w="1704" w:type="dxa"/>
            <w:shd w:val="clear" w:color="auto" w:fill="F3F6F9"/>
            <w:tcMar>
              <w:top w:w="80" w:type="dxa"/>
              <w:left w:w="80" w:type="dxa"/>
              <w:bottom w:w="80" w:type="dxa"/>
              <w:right w:w="80" w:type="dxa"/>
            </w:tcMar>
            <w:vAlign w:val="center"/>
          </w:tcPr>
          <w:p w14:paraId="6D2FCE7E" w14:textId="77777777" w:rsidR="00DA0C49" w:rsidRDefault="00B10EEA">
            <w:pPr>
              <w:spacing w:after="0"/>
            </w:pPr>
            <w:r>
              <w:rPr>
                <w:b/>
                <w:color w:val="17365D"/>
                <w:sz w:val="18"/>
              </w:rPr>
              <w:t>Act</w:t>
            </w:r>
          </w:p>
        </w:tc>
        <w:tc>
          <w:tcPr>
            <w:tcW w:w="1704" w:type="dxa"/>
            <w:shd w:val="clear" w:color="auto" w:fill="F3F6F9"/>
            <w:tcMar>
              <w:top w:w="80" w:type="dxa"/>
              <w:left w:w="80" w:type="dxa"/>
              <w:bottom w:w="80" w:type="dxa"/>
              <w:right w:w="80" w:type="dxa"/>
            </w:tcMar>
            <w:vAlign w:val="center"/>
          </w:tcPr>
          <w:p w14:paraId="5E11B26E" w14:textId="77777777" w:rsidR="00DA0C49" w:rsidRDefault="00B10EEA">
            <w:pPr>
              <w:spacing w:after="0"/>
            </w:pPr>
            <w:r>
              <w:rPr>
                <w:b/>
                <w:color w:val="17365D"/>
                <w:sz w:val="18"/>
              </w:rPr>
              <w:t>Verify / Learn</w:t>
            </w:r>
          </w:p>
        </w:tc>
      </w:tr>
    </w:tbl>
    <w:p w14:paraId="0BBFD621" w14:textId="77777777" w:rsidR="00DA0C49" w:rsidRDefault="00B10EEA">
      <w:pPr>
        <w:pStyle w:val="Heading1"/>
      </w:pPr>
      <w:bookmarkStart w:id="179" w:name="_Toc9000005"/>
      <w:bookmarkStart w:id="180" w:name="_Toc242031645"/>
      <w:r>
        <w:lastRenderedPageBreak/>
        <w:t>3. Intelligent automation portfolio</w:t>
      </w:r>
      <w:bookmarkEnd w:id="179"/>
      <w:bookmarkEnd w:id="180"/>
    </w:p>
    <w:p w14:paraId="59865E5E" w14:textId="77777777" w:rsidR="00DA0C49" w:rsidRDefault="00B10EEA">
      <w:r>
        <w:t>The next release should be framed as a portfolio of revenue agents, each operating within explicit data, policy, confidence and approval boundaries. The agents share the same data model and orchestration layer.</w:t>
      </w:r>
    </w:p>
    <w:tbl>
      <w:tblPr>
        <w:tblStyle w:val="TableGrid"/>
        <w:tblW w:w="0" w:type="auto"/>
        <w:jc w:val="center"/>
        <w:tblLook w:val="04A0" w:firstRow="1" w:lastRow="0" w:firstColumn="1" w:lastColumn="0" w:noHBand="0" w:noVBand="1"/>
      </w:tblPr>
      <w:tblGrid>
        <w:gridCol w:w="445"/>
        <w:gridCol w:w="1471"/>
        <w:gridCol w:w="1730"/>
        <w:gridCol w:w="2779"/>
        <w:gridCol w:w="1546"/>
        <w:gridCol w:w="1525"/>
        <w:gridCol w:w="718"/>
      </w:tblGrid>
      <w:tr w:rsidR="00DA0C49" w14:paraId="242DB004" w14:textId="77777777">
        <w:trPr>
          <w:cantSplit/>
          <w:tblHeader/>
          <w:jc w:val="center"/>
        </w:trPr>
        <w:tc>
          <w:tcPr>
            <w:tcW w:w="504" w:type="dxa"/>
            <w:shd w:val="clear" w:color="auto" w:fill="17365D"/>
            <w:tcMar>
              <w:top w:w="80" w:type="dxa"/>
              <w:left w:w="80" w:type="dxa"/>
              <w:bottom w:w="80" w:type="dxa"/>
              <w:right w:w="80" w:type="dxa"/>
            </w:tcMar>
            <w:vAlign w:val="center"/>
          </w:tcPr>
          <w:p w14:paraId="12DF26B3" w14:textId="77777777" w:rsidR="00DA0C49" w:rsidRDefault="00B10EEA">
            <w:pPr>
              <w:spacing w:after="0"/>
            </w:pPr>
            <w:r>
              <w:rPr>
                <w:b/>
                <w:color w:val="FFFFFF"/>
                <w:sz w:val="15"/>
              </w:rPr>
              <w:t>#</w:t>
            </w:r>
          </w:p>
        </w:tc>
        <w:tc>
          <w:tcPr>
            <w:tcW w:w="1944" w:type="dxa"/>
            <w:shd w:val="clear" w:color="auto" w:fill="17365D"/>
            <w:tcMar>
              <w:top w:w="80" w:type="dxa"/>
              <w:left w:w="80" w:type="dxa"/>
              <w:bottom w:w="80" w:type="dxa"/>
              <w:right w:w="80" w:type="dxa"/>
            </w:tcMar>
            <w:vAlign w:val="center"/>
          </w:tcPr>
          <w:p w14:paraId="15DC5FBF" w14:textId="77777777" w:rsidR="00DA0C49" w:rsidRDefault="00B10EEA">
            <w:pPr>
              <w:spacing w:after="0"/>
            </w:pPr>
            <w:r>
              <w:rPr>
                <w:b/>
                <w:color w:val="FFFFFF"/>
                <w:sz w:val="15"/>
              </w:rPr>
              <w:t>Intelligent automation</w:t>
            </w:r>
          </w:p>
        </w:tc>
        <w:tc>
          <w:tcPr>
            <w:tcW w:w="1800" w:type="dxa"/>
            <w:shd w:val="clear" w:color="auto" w:fill="17365D"/>
            <w:tcMar>
              <w:top w:w="80" w:type="dxa"/>
              <w:left w:w="80" w:type="dxa"/>
              <w:bottom w:w="80" w:type="dxa"/>
              <w:right w:w="80" w:type="dxa"/>
            </w:tcMar>
            <w:vAlign w:val="center"/>
          </w:tcPr>
          <w:p w14:paraId="4251D723" w14:textId="77777777" w:rsidR="00DA0C49" w:rsidRDefault="00B10EEA">
            <w:pPr>
              <w:spacing w:after="0"/>
            </w:pPr>
            <w:r>
              <w:rPr>
                <w:b/>
                <w:color w:val="FFFFFF"/>
                <w:sz w:val="15"/>
              </w:rPr>
              <w:t>Trigger / signal</w:t>
            </w:r>
          </w:p>
        </w:tc>
        <w:tc>
          <w:tcPr>
            <w:tcW w:w="3960" w:type="dxa"/>
            <w:shd w:val="clear" w:color="auto" w:fill="17365D"/>
            <w:tcMar>
              <w:top w:w="80" w:type="dxa"/>
              <w:left w:w="80" w:type="dxa"/>
              <w:bottom w:w="80" w:type="dxa"/>
              <w:right w:w="80" w:type="dxa"/>
            </w:tcMar>
            <w:vAlign w:val="center"/>
          </w:tcPr>
          <w:p w14:paraId="58B72EC2" w14:textId="77777777" w:rsidR="00DA0C49" w:rsidRDefault="00B10EEA">
            <w:pPr>
              <w:spacing w:after="0"/>
            </w:pPr>
            <w:r>
              <w:rPr>
                <w:b/>
                <w:color w:val="FFFFFF"/>
                <w:sz w:val="15"/>
              </w:rPr>
              <w:t>Intelligence &amp; action</w:t>
            </w:r>
          </w:p>
        </w:tc>
        <w:tc>
          <w:tcPr>
            <w:tcW w:w="1872" w:type="dxa"/>
            <w:shd w:val="clear" w:color="auto" w:fill="17365D"/>
            <w:tcMar>
              <w:top w:w="80" w:type="dxa"/>
              <w:left w:w="80" w:type="dxa"/>
              <w:bottom w:w="80" w:type="dxa"/>
              <w:right w:w="80" w:type="dxa"/>
            </w:tcMar>
            <w:vAlign w:val="center"/>
          </w:tcPr>
          <w:p w14:paraId="0689A88A" w14:textId="77777777" w:rsidR="00DA0C49" w:rsidRDefault="00B10EEA">
            <w:pPr>
              <w:spacing w:after="0"/>
            </w:pPr>
            <w:r>
              <w:rPr>
                <w:b/>
                <w:color w:val="FFFFFF"/>
                <w:sz w:val="15"/>
              </w:rPr>
              <w:t>Human control</w:t>
            </w:r>
          </w:p>
        </w:tc>
        <w:tc>
          <w:tcPr>
            <w:tcW w:w="1656" w:type="dxa"/>
            <w:shd w:val="clear" w:color="auto" w:fill="17365D"/>
            <w:tcMar>
              <w:top w:w="80" w:type="dxa"/>
              <w:left w:w="80" w:type="dxa"/>
              <w:bottom w:w="80" w:type="dxa"/>
              <w:right w:w="80" w:type="dxa"/>
            </w:tcMar>
            <w:vAlign w:val="center"/>
          </w:tcPr>
          <w:p w14:paraId="6A13645D" w14:textId="77777777" w:rsidR="00DA0C49" w:rsidRDefault="00B10EEA">
            <w:pPr>
              <w:spacing w:after="0"/>
            </w:pPr>
            <w:r>
              <w:rPr>
                <w:b/>
                <w:color w:val="FFFFFF"/>
                <w:sz w:val="15"/>
              </w:rPr>
              <w:t>Primary KPI</w:t>
            </w:r>
          </w:p>
        </w:tc>
        <w:tc>
          <w:tcPr>
            <w:tcW w:w="936" w:type="dxa"/>
            <w:shd w:val="clear" w:color="auto" w:fill="17365D"/>
            <w:tcMar>
              <w:top w:w="80" w:type="dxa"/>
              <w:left w:w="80" w:type="dxa"/>
              <w:bottom w:w="80" w:type="dxa"/>
              <w:right w:w="80" w:type="dxa"/>
            </w:tcMar>
            <w:vAlign w:val="center"/>
          </w:tcPr>
          <w:p w14:paraId="04FE2067" w14:textId="77777777" w:rsidR="00DA0C49" w:rsidRDefault="00B10EEA">
            <w:pPr>
              <w:spacing w:after="0"/>
            </w:pPr>
            <w:r>
              <w:rPr>
                <w:b/>
                <w:color w:val="FFFFFF"/>
                <w:sz w:val="15"/>
              </w:rPr>
              <w:t>Phase</w:t>
            </w:r>
          </w:p>
        </w:tc>
      </w:tr>
      <w:tr w:rsidR="00DA0C49" w14:paraId="4FBAA9AB" w14:textId="77777777">
        <w:trPr>
          <w:cantSplit/>
          <w:jc w:val="center"/>
        </w:trPr>
        <w:tc>
          <w:tcPr>
            <w:tcW w:w="504" w:type="dxa"/>
            <w:tcMar>
              <w:top w:w="80" w:type="dxa"/>
              <w:left w:w="80" w:type="dxa"/>
              <w:bottom w:w="80" w:type="dxa"/>
              <w:right w:w="80" w:type="dxa"/>
            </w:tcMar>
            <w:vAlign w:val="center"/>
          </w:tcPr>
          <w:p w14:paraId="07C63D75" w14:textId="77777777" w:rsidR="00DA0C49" w:rsidRDefault="00B10EEA">
            <w:pPr>
              <w:spacing w:after="0"/>
            </w:pPr>
            <w:r>
              <w:rPr>
                <w:sz w:val="15"/>
              </w:rPr>
              <w:t>A1</w:t>
            </w:r>
          </w:p>
        </w:tc>
        <w:tc>
          <w:tcPr>
            <w:tcW w:w="1944" w:type="dxa"/>
            <w:tcMar>
              <w:top w:w="80" w:type="dxa"/>
              <w:left w:w="80" w:type="dxa"/>
              <w:bottom w:w="80" w:type="dxa"/>
              <w:right w:w="80" w:type="dxa"/>
            </w:tcMar>
            <w:vAlign w:val="center"/>
          </w:tcPr>
          <w:p w14:paraId="5B30673A" w14:textId="77777777" w:rsidR="00DA0C49" w:rsidRDefault="00B10EEA">
            <w:pPr>
              <w:spacing w:after="0"/>
            </w:pPr>
            <w:r>
              <w:rPr>
                <w:sz w:val="15"/>
              </w:rPr>
              <w:t>Pre-Visit Financial Clearance Agent</w:t>
            </w:r>
          </w:p>
        </w:tc>
        <w:tc>
          <w:tcPr>
            <w:tcW w:w="1800" w:type="dxa"/>
            <w:tcMar>
              <w:top w:w="80" w:type="dxa"/>
              <w:left w:w="80" w:type="dxa"/>
              <w:bottom w:w="80" w:type="dxa"/>
              <w:right w:w="80" w:type="dxa"/>
            </w:tcMar>
            <w:vAlign w:val="center"/>
          </w:tcPr>
          <w:p w14:paraId="6AF4FEF9" w14:textId="77777777" w:rsidR="00DA0C49" w:rsidRDefault="00B10EEA">
            <w:pPr>
              <w:spacing w:after="0"/>
            </w:pPr>
            <w:r>
              <w:rPr>
                <w:sz w:val="15"/>
              </w:rPr>
              <w:t>Appointment created or changed</w:t>
            </w:r>
          </w:p>
        </w:tc>
        <w:tc>
          <w:tcPr>
            <w:tcW w:w="3960" w:type="dxa"/>
            <w:tcMar>
              <w:top w:w="80" w:type="dxa"/>
              <w:left w:w="80" w:type="dxa"/>
              <w:bottom w:w="80" w:type="dxa"/>
              <w:right w:w="80" w:type="dxa"/>
            </w:tcMar>
            <w:vAlign w:val="center"/>
          </w:tcPr>
          <w:p w14:paraId="53E68DAB" w14:textId="77777777" w:rsidR="00DA0C49" w:rsidRDefault="00B10EEA">
            <w:pPr>
              <w:spacing w:after="0"/>
            </w:pPr>
            <w:r>
              <w:rPr>
                <w:sz w:val="15"/>
              </w:rPr>
              <w:t>Verifies coverage, identifies COB issues, estimates patient responsibility, detects referral/auth requirements, creates exception queue and re-check schedule</w:t>
            </w:r>
          </w:p>
        </w:tc>
        <w:tc>
          <w:tcPr>
            <w:tcW w:w="1872" w:type="dxa"/>
            <w:tcMar>
              <w:top w:w="80" w:type="dxa"/>
              <w:left w:w="80" w:type="dxa"/>
              <w:bottom w:w="80" w:type="dxa"/>
              <w:right w:w="80" w:type="dxa"/>
            </w:tcMar>
            <w:vAlign w:val="center"/>
          </w:tcPr>
          <w:p w14:paraId="4ED5B2A9" w14:textId="77777777" w:rsidR="00DA0C49" w:rsidRDefault="00B10EEA">
            <w:pPr>
              <w:spacing w:after="0"/>
            </w:pPr>
            <w:r>
              <w:rPr>
                <w:sz w:val="15"/>
              </w:rPr>
              <w:t>Approve unusual coverage/auth exceptions</w:t>
            </w:r>
          </w:p>
        </w:tc>
        <w:tc>
          <w:tcPr>
            <w:tcW w:w="1656" w:type="dxa"/>
            <w:tcMar>
              <w:top w:w="80" w:type="dxa"/>
              <w:left w:w="80" w:type="dxa"/>
              <w:bottom w:w="80" w:type="dxa"/>
              <w:right w:w="80" w:type="dxa"/>
            </w:tcMar>
            <w:vAlign w:val="center"/>
          </w:tcPr>
          <w:p w14:paraId="7733D98E" w14:textId="77777777" w:rsidR="00DA0C49" w:rsidRDefault="00B10EEA">
            <w:pPr>
              <w:spacing w:after="0"/>
            </w:pPr>
            <w:r>
              <w:rPr>
                <w:sz w:val="15"/>
              </w:rPr>
              <w:t>Eligibility denial rate; pre-service clearance %</w:t>
            </w:r>
          </w:p>
        </w:tc>
        <w:tc>
          <w:tcPr>
            <w:tcW w:w="936" w:type="dxa"/>
            <w:tcMar>
              <w:top w:w="80" w:type="dxa"/>
              <w:left w:w="80" w:type="dxa"/>
              <w:bottom w:w="80" w:type="dxa"/>
              <w:right w:w="80" w:type="dxa"/>
            </w:tcMar>
            <w:vAlign w:val="center"/>
          </w:tcPr>
          <w:p w14:paraId="1B2E0676" w14:textId="77777777" w:rsidR="00DA0C49" w:rsidRDefault="00B10EEA">
            <w:pPr>
              <w:spacing w:after="0"/>
            </w:pPr>
            <w:r>
              <w:rPr>
                <w:sz w:val="15"/>
              </w:rPr>
              <w:t>MVP</w:t>
            </w:r>
          </w:p>
        </w:tc>
      </w:tr>
      <w:tr w:rsidR="00DA0C49" w14:paraId="7D69336E" w14:textId="77777777">
        <w:trPr>
          <w:cantSplit/>
          <w:jc w:val="center"/>
        </w:trPr>
        <w:tc>
          <w:tcPr>
            <w:tcW w:w="504" w:type="dxa"/>
            <w:shd w:val="clear" w:color="auto" w:fill="F3F6F9"/>
            <w:tcMar>
              <w:top w:w="80" w:type="dxa"/>
              <w:left w:w="80" w:type="dxa"/>
              <w:bottom w:w="80" w:type="dxa"/>
              <w:right w:w="80" w:type="dxa"/>
            </w:tcMar>
            <w:vAlign w:val="center"/>
          </w:tcPr>
          <w:p w14:paraId="470BE5EE" w14:textId="77777777" w:rsidR="00DA0C49" w:rsidRDefault="00B10EEA">
            <w:pPr>
              <w:spacing w:after="0"/>
            </w:pPr>
            <w:r>
              <w:rPr>
                <w:sz w:val="15"/>
              </w:rPr>
              <w:t>A2</w:t>
            </w:r>
          </w:p>
        </w:tc>
        <w:tc>
          <w:tcPr>
            <w:tcW w:w="1944" w:type="dxa"/>
            <w:shd w:val="clear" w:color="auto" w:fill="F3F6F9"/>
            <w:tcMar>
              <w:top w:w="80" w:type="dxa"/>
              <w:left w:w="80" w:type="dxa"/>
              <w:bottom w:w="80" w:type="dxa"/>
              <w:right w:w="80" w:type="dxa"/>
            </w:tcMar>
            <w:vAlign w:val="center"/>
          </w:tcPr>
          <w:p w14:paraId="2E80A903" w14:textId="77777777" w:rsidR="00DA0C49" w:rsidRDefault="00B10EEA">
            <w:pPr>
              <w:spacing w:after="0"/>
            </w:pPr>
            <w:r>
              <w:rPr>
                <w:sz w:val="15"/>
              </w:rPr>
              <w:t>Authorization Intelligence Agent</w:t>
            </w:r>
          </w:p>
        </w:tc>
        <w:tc>
          <w:tcPr>
            <w:tcW w:w="1800" w:type="dxa"/>
            <w:shd w:val="clear" w:color="auto" w:fill="F3F6F9"/>
            <w:tcMar>
              <w:top w:w="80" w:type="dxa"/>
              <w:left w:w="80" w:type="dxa"/>
              <w:bottom w:w="80" w:type="dxa"/>
              <w:right w:w="80" w:type="dxa"/>
            </w:tcMar>
            <w:vAlign w:val="center"/>
          </w:tcPr>
          <w:p w14:paraId="18E0B1DB" w14:textId="77777777" w:rsidR="00DA0C49" w:rsidRDefault="00B10EEA">
            <w:pPr>
              <w:spacing w:after="0"/>
            </w:pPr>
            <w:r>
              <w:rPr>
                <w:sz w:val="15"/>
              </w:rPr>
              <w:t>Order/service requires authorization or units are running low</w:t>
            </w:r>
          </w:p>
        </w:tc>
        <w:tc>
          <w:tcPr>
            <w:tcW w:w="3960" w:type="dxa"/>
            <w:shd w:val="clear" w:color="auto" w:fill="F3F6F9"/>
            <w:tcMar>
              <w:top w:w="80" w:type="dxa"/>
              <w:left w:w="80" w:type="dxa"/>
              <w:bottom w:w="80" w:type="dxa"/>
              <w:right w:w="80" w:type="dxa"/>
            </w:tcMar>
            <w:vAlign w:val="center"/>
          </w:tcPr>
          <w:p w14:paraId="7F13E942" w14:textId="77777777" w:rsidR="00DA0C49" w:rsidRDefault="00B10EEA">
            <w:pPr>
              <w:spacing w:after="0"/>
            </w:pPr>
            <w:r>
              <w:rPr>
                <w:sz w:val="15"/>
              </w:rPr>
              <w:t>Determines auth need, builds packet, checks missing clinical elements, predicts approval risk, tracks units/expiry, drafts status follow-up</w:t>
            </w:r>
          </w:p>
        </w:tc>
        <w:tc>
          <w:tcPr>
            <w:tcW w:w="1872" w:type="dxa"/>
            <w:shd w:val="clear" w:color="auto" w:fill="F3F6F9"/>
            <w:tcMar>
              <w:top w:w="80" w:type="dxa"/>
              <w:left w:w="80" w:type="dxa"/>
              <w:bottom w:w="80" w:type="dxa"/>
              <w:right w:w="80" w:type="dxa"/>
            </w:tcMar>
            <w:vAlign w:val="center"/>
          </w:tcPr>
          <w:p w14:paraId="39E88CDA" w14:textId="77777777" w:rsidR="00DA0C49" w:rsidRDefault="00B10EEA">
            <w:pPr>
              <w:spacing w:after="0"/>
            </w:pPr>
            <w:r>
              <w:rPr>
                <w:sz w:val="15"/>
              </w:rPr>
              <w:t>Clinical review before submission where required</w:t>
            </w:r>
          </w:p>
        </w:tc>
        <w:tc>
          <w:tcPr>
            <w:tcW w:w="1656" w:type="dxa"/>
            <w:shd w:val="clear" w:color="auto" w:fill="F3F6F9"/>
            <w:tcMar>
              <w:top w:w="80" w:type="dxa"/>
              <w:left w:w="80" w:type="dxa"/>
              <w:bottom w:w="80" w:type="dxa"/>
              <w:right w:w="80" w:type="dxa"/>
            </w:tcMar>
            <w:vAlign w:val="center"/>
          </w:tcPr>
          <w:p w14:paraId="2970550C" w14:textId="77777777" w:rsidR="00DA0C49" w:rsidRDefault="00B10EEA">
            <w:pPr>
              <w:spacing w:after="0"/>
            </w:pPr>
            <w:r>
              <w:rPr>
                <w:sz w:val="15"/>
              </w:rPr>
              <w:t>Auth turnaround; auth-related denials</w:t>
            </w:r>
          </w:p>
        </w:tc>
        <w:tc>
          <w:tcPr>
            <w:tcW w:w="936" w:type="dxa"/>
            <w:shd w:val="clear" w:color="auto" w:fill="F3F6F9"/>
            <w:tcMar>
              <w:top w:w="80" w:type="dxa"/>
              <w:left w:w="80" w:type="dxa"/>
              <w:bottom w:w="80" w:type="dxa"/>
              <w:right w:w="80" w:type="dxa"/>
            </w:tcMar>
            <w:vAlign w:val="center"/>
          </w:tcPr>
          <w:p w14:paraId="557B7CA2" w14:textId="77777777" w:rsidR="00DA0C49" w:rsidRDefault="00B10EEA">
            <w:pPr>
              <w:spacing w:after="0"/>
            </w:pPr>
            <w:r>
              <w:rPr>
                <w:sz w:val="15"/>
              </w:rPr>
              <w:t>MVP+</w:t>
            </w:r>
          </w:p>
        </w:tc>
      </w:tr>
      <w:tr w:rsidR="00DA0C49" w14:paraId="1419E16B" w14:textId="77777777">
        <w:trPr>
          <w:cantSplit/>
          <w:jc w:val="center"/>
        </w:trPr>
        <w:tc>
          <w:tcPr>
            <w:tcW w:w="504" w:type="dxa"/>
            <w:tcMar>
              <w:top w:w="80" w:type="dxa"/>
              <w:left w:w="80" w:type="dxa"/>
              <w:bottom w:w="80" w:type="dxa"/>
              <w:right w:w="80" w:type="dxa"/>
            </w:tcMar>
            <w:vAlign w:val="center"/>
          </w:tcPr>
          <w:p w14:paraId="47E70855" w14:textId="77777777" w:rsidR="00DA0C49" w:rsidRDefault="00B10EEA">
            <w:pPr>
              <w:spacing w:after="0"/>
            </w:pPr>
            <w:r>
              <w:rPr>
                <w:sz w:val="15"/>
              </w:rPr>
              <w:t>A3</w:t>
            </w:r>
          </w:p>
        </w:tc>
        <w:tc>
          <w:tcPr>
            <w:tcW w:w="1944" w:type="dxa"/>
            <w:tcMar>
              <w:top w:w="80" w:type="dxa"/>
              <w:left w:w="80" w:type="dxa"/>
              <w:bottom w:w="80" w:type="dxa"/>
              <w:right w:w="80" w:type="dxa"/>
            </w:tcMar>
            <w:vAlign w:val="center"/>
          </w:tcPr>
          <w:p w14:paraId="05378B03" w14:textId="77777777" w:rsidR="00DA0C49" w:rsidRDefault="00B10EEA">
            <w:pPr>
              <w:spacing w:after="0"/>
            </w:pPr>
            <w:r>
              <w:rPr>
                <w:sz w:val="15"/>
              </w:rPr>
              <w:t>Documentation Completeness Agent</w:t>
            </w:r>
          </w:p>
        </w:tc>
        <w:tc>
          <w:tcPr>
            <w:tcW w:w="1800" w:type="dxa"/>
            <w:tcMar>
              <w:top w:w="80" w:type="dxa"/>
              <w:left w:w="80" w:type="dxa"/>
              <w:bottom w:w="80" w:type="dxa"/>
              <w:right w:w="80" w:type="dxa"/>
            </w:tcMar>
            <w:vAlign w:val="center"/>
          </w:tcPr>
          <w:p w14:paraId="3EDC954E" w14:textId="77777777" w:rsidR="00DA0C49" w:rsidRDefault="00B10EEA">
            <w:pPr>
              <w:spacing w:after="0"/>
            </w:pPr>
            <w:r>
              <w:rPr>
                <w:sz w:val="15"/>
              </w:rPr>
              <w:t>Visit completed, note unsigned, charge delayed</w:t>
            </w:r>
          </w:p>
        </w:tc>
        <w:tc>
          <w:tcPr>
            <w:tcW w:w="3960" w:type="dxa"/>
            <w:tcMar>
              <w:top w:w="80" w:type="dxa"/>
              <w:left w:w="80" w:type="dxa"/>
              <w:bottom w:w="80" w:type="dxa"/>
              <w:right w:w="80" w:type="dxa"/>
            </w:tcMar>
            <w:vAlign w:val="center"/>
          </w:tcPr>
          <w:p w14:paraId="2F58B96A" w14:textId="77777777" w:rsidR="00DA0C49" w:rsidRDefault="00B10EEA">
            <w:pPr>
              <w:spacing w:after="0"/>
            </w:pPr>
            <w:r>
              <w:rPr>
                <w:sz w:val="15"/>
              </w:rPr>
              <w:t>Detects missing note elements, unsigned notes, missing orders, inconsistent visit/charge state and likely missed charges; sends targeted query</w:t>
            </w:r>
          </w:p>
        </w:tc>
        <w:tc>
          <w:tcPr>
            <w:tcW w:w="1872" w:type="dxa"/>
            <w:tcMar>
              <w:top w:w="80" w:type="dxa"/>
              <w:left w:w="80" w:type="dxa"/>
              <w:bottom w:w="80" w:type="dxa"/>
              <w:right w:w="80" w:type="dxa"/>
            </w:tcMar>
            <w:vAlign w:val="center"/>
          </w:tcPr>
          <w:p w14:paraId="79CDD672" w14:textId="77777777" w:rsidR="00DA0C49" w:rsidRDefault="00B10EEA">
            <w:pPr>
              <w:spacing w:after="0"/>
            </w:pPr>
            <w:r>
              <w:rPr>
                <w:sz w:val="15"/>
              </w:rPr>
              <w:t>Provider/coder resolves clinical gaps</w:t>
            </w:r>
          </w:p>
        </w:tc>
        <w:tc>
          <w:tcPr>
            <w:tcW w:w="1656" w:type="dxa"/>
            <w:tcMar>
              <w:top w:w="80" w:type="dxa"/>
              <w:left w:w="80" w:type="dxa"/>
              <w:bottom w:w="80" w:type="dxa"/>
              <w:right w:w="80" w:type="dxa"/>
            </w:tcMar>
            <w:vAlign w:val="center"/>
          </w:tcPr>
          <w:p w14:paraId="68A8C36E" w14:textId="77777777" w:rsidR="00DA0C49" w:rsidRDefault="00B10EEA">
            <w:pPr>
              <w:spacing w:after="0"/>
            </w:pPr>
            <w:r>
              <w:rPr>
                <w:sz w:val="15"/>
              </w:rPr>
              <w:t>Charge lag; missed charge $</w:t>
            </w:r>
          </w:p>
        </w:tc>
        <w:tc>
          <w:tcPr>
            <w:tcW w:w="936" w:type="dxa"/>
            <w:tcMar>
              <w:top w:w="80" w:type="dxa"/>
              <w:left w:w="80" w:type="dxa"/>
              <w:bottom w:w="80" w:type="dxa"/>
              <w:right w:w="80" w:type="dxa"/>
            </w:tcMar>
            <w:vAlign w:val="center"/>
          </w:tcPr>
          <w:p w14:paraId="2D5E4215" w14:textId="77777777" w:rsidR="00DA0C49" w:rsidRDefault="00B10EEA">
            <w:pPr>
              <w:spacing w:after="0"/>
            </w:pPr>
            <w:r>
              <w:rPr>
                <w:sz w:val="15"/>
              </w:rPr>
              <w:t>MVP</w:t>
            </w:r>
          </w:p>
        </w:tc>
      </w:tr>
      <w:tr w:rsidR="00DA0C49" w14:paraId="39BA9B29" w14:textId="77777777">
        <w:trPr>
          <w:cantSplit/>
          <w:jc w:val="center"/>
        </w:trPr>
        <w:tc>
          <w:tcPr>
            <w:tcW w:w="504" w:type="dxa"/>
            <w:shd w:val="clear" w:color="auto" w:fill="F3F6F9"/>
            <w:tcMar>
              <w:top w:w="80" w:type="dxa"/>
              <w:left w:w="80" w:type="dxa"/>
              <w:bottom w:w="80" w:type="dxa"/>
              <w:right w:w="80" w:type="dxa"/>
            </w:tcMar>
            <w:vAlign w:val="center"/>
          </w:tcPr>
          <w:p w14:paraId="3FE98BC8" w14:textId="77777777" w:rsidR="00DA0C49" w:rsidRDefault="00B10EEA">
            <w:pPr>
              <w:spacing w:after="0"/>
            </w:pPr>
            <w:r>
              <w:rPr>
                <w:sz w:val="15"/>
              </w:rPr>
              <w:t>A4</w:t>
            </w:r>
          </w:p>
        </w:tc>
        <w:tc>
          <w:tcPr>
            <w:tcW w:w="1944" w:type="dxa"/>
            <w:shd w:val="clear" w:color="auto" w:fill="F3F6F9"/>
            <w:tcMar>
              <w:top w:w="80" w:type="dxa"/>
              <w:left w:w="80" w:type="dxa"/>
              <w:bottom w:w="80" w:type="dxa"/>
              <w:right w:w="80" w:type="dxa"/>
            </w:tcMar>
            <w:vAlign w:val="center"/>
          </w:tcPr>
          <w:p w14:paraId="7DA43D30" w14:textId="77777777" w:rsidR="00DA0C49" w:rsidRDefault="00B10EEA">
            <w:pPr>
              <w:spacing w:after="0"/>
            </w:pPr>
            <w:r>
              <w:rPr>
                <w:sz w:val="15"/>
              </w:rPr>
              <w:t>Coding &amp; Charge Integrity Copilot</w:t>
            </w:r>
          </w:p>
        </w:tc>
        <w:tc>
          <w:tcPr>
            <w:tcW w:w="1800" w:type="dxa"/>
            <w:shd w:val="clear" w:color="auto" w:fill="F3F6F9"/>
            <w:tcMar>
              <w:top w:w="80" w:type="dxa"/>
              <w:left w:w="80" w:type="dxa"/>
              <w:bottom w:w="80" w:type="dxa"/>
              <w:right w:w="80" w:type="dxa"/>
            </w:tcMar>
            <w:vAlign w:val="center"/>
          </w:tcPr>
          <w:p w14:paraId="20CC49DC" w14:textId="77777777" w:rsidR="00DA0C49" w:rsidRDefault="00B10EEA">
            <w:pPr>
              <w:spacing w:after="0"/>
            </w:pPr>
            <w:r>
              <w:rPr>
                <w:sz w:val="15"/>
              </w:rPr>
              <w:t>Note signed or charge ready</w:t>
            </w:r>
          </w:p>
        </w:tc>
        <w:tc>
          <w:tcPr>
            <w:tcW w:w="3960" w:type="dxa"/>
            <w:shd w:val="clear" w:color="auto" w:fill="F3F6F9"/>
            <w:tcMar>
              <w:top w:w="80" w:type="dxa"/>
              <w:left w:w="80" w:type="dxa"/>
              <w:bottom w:w="80" w:type="dxa"/>
              <w:right w:w="80" w:type="dxa"/>
            </w:tcMar>
            <w:vAlign w:val="center"/>
          </w:tcPr>
          <w:p w14:paraId="583A344B" w14:textId="77777777" w:rsidR="00DA0C49" w:rsidRDefault="00B10EEA">
            <w:pPr>
              <w:spacing w:after="0"/>
            </w:pPr>
            <w:r>
              <w:rPr>
                <w:sz w:val="15"/>
              </w:rPr>
              <w:t>Suggests codes, modifiers and charge candidates; checks NCCI/MUE logic, diagnosis-code consistency, documentation support and outliers; highlights uncertainty</w:t>
            </w:r>
          </w:p>
        </w:tc>
        <w:tc>
          <w:tcPr>
            <w:tcW w:w="1872" w:type="dxa"/>
            <w:shd w:val="clear" w:color="auto" w:fill="F3F6F9"/>
            <w:tcMar>
              <w:top w:w="80" w:type="dxa"/>
              <w:left w:w="80" w:type="dxa"/>
              <w:bottom w:w="80" w:type="dxa"/>
              <w:right w:w="80" w:type="dxa"/>
            </w:tcMar>
            <w:vAlign w:val="center"/>
          </w:tcPr>
          <w:p w14:paraId="4BF50400" w14:textId="77777777" w:rsidR="00DA0C49" w:rsidRDefault="00B10EEA">
            <w:pPr>
              <w:spacing w:after="0"/>
            </w:pPr>
            <w:r>
              <w:rPr>
                <w:sz w:val="15"/>
              </w:rPr>
              <w:t>Coder approval for coding decisions</w:t>
            </w:r>
          </w:p>
        </w:tc>
        <w:tc>
          <w:tcPr>
            <w:tcW w:w="1656" w:type="dxa"/>
            <w:shd w:val="clear" w:color="auto" w:fill="F3F6F9"/>
            <w:tcMar>
              <w:top w:w="80" w:type="dxa"/>
              <w:left w:w="80" w:type="dxa"/>
              <w:bottom w:w="80" w:type="dxa"/>
              <w:right w:w="80" w:type="dxa"/>
            </w:tcMar>
            <w:vAlign w:val="center"/>
          </w:tcPr>
          <w:p w14:paraId="11A75D47" w14:textId="77777777" w:rsidR="00DA0C49" w:rsidRDefault="00B10EEA">
            <w:pPr>
              <w:spacing w:after="0"/>
            </w:pPr>
            <w:r>
              <w:rPr>
                <w:sz w:val="15"/>
              </w:rPr>
              <w:t>Coder productivity; coding denials; audit variance</w:t>
            </w:r>
          </w:p>
        </w:tc>
        <w:tc>
          <w:tcPr>
            <w:tcW w:w="936" w:type="dxa"/>
            <w:shd w:val="clear" w:color="auto" w:fill="F3F6F9"/>
            <w:tcMar>
              <w:top w:w="80" w:type="dxa"/>
              <w:left w:w="80" w:type="dxa"/>
              <w:bottom w:w="80" w:type="dxa"/>
              <w:right w:w="80" w:type="dxa"/>
            </w:tcMar>
            <w:vAlign w:val="center"/>
          </w:tcPr>
          <w:p w14:paraId="5CB22822" w14:textId="77777777" w:rsidR="00DA0C49" w:rsidRDefault="00B10EEA">
            <w:pPr>
              <w:spacing w:after="0"/>
            </w:pPr>
            <w:r>
              <w:rPr>
                <w:sz w:val="15"/>
              </w:rPr>
              <w:t>Phase 2</w:t>
            </w:r>
          </w:p>
        </w:tc>
      </w:tr>
      <w:tr w:rsidR="00DA0C49" w14:paraId="5D1EEC49" w14:textId="77777777">
        <w:trPr>
          <w:cantSplit/>
          <w:jc w:val="center"/>
        </w:trPr>
        <w:tc>
          <w:tcPr>
            <w:tcW w:w="504" w:type="dxa"/>
            <w:tcMar>
              <w:top w:w="80" w:type="dxa"/>
              <w:left w:w="80" w:type="dxa"/>
              <w:bottom w:w="80" w:type="dxa"/>
              <w:right w:w="80" w:type="dxa"/>
            </w:tcMar>
            <w:vAlign w:val="center"/>
          </w:tcPr>
          <w:p w14:paraId="46DF4292" w14:textId="77777777" w:rsidR="00DA0C49" w:rsidRDefault="00B10EEA">
            <w:pPr>
              <w:spacing w:after="0"/>
            </w:pPr>
            <w:r>
              <w:rPr>
                <w:sz w:val="15"/>
              </w:rPr>
              <w:t>A5</w:t>
            </w:r>
          </w:p>
        </w:tc>
        <w:tc>
          <w:tcPr>
            <w:tcW w:w="1944" w:type="dxa"/>
            <w:tcMar>
              <w:top w:w="80" w:type="dxa"/>
              <w:left w:w="80" w:type="dxa"/>
              <w:bottom w:w="80" w:type="dxa"/>
              <w:right w:w="80" w:type="dxa"/>
            </w:tcMar>
            <w:vAlign w:val="center"/>
          </w:tcPr>
          <w:p w14:paraId="7E09AA3C" w14:textId="77777777" w:rsidR="00DA0C49" w:rsidRDefault="00B10EEA">
            <w:pPr>
              <w:spacing w:after="0"/>
            </w:pPr>
            <w:r>
              <w:rPr>
                <w:sz w:val="15"/>
              </w:rPr>
              <w:t>Claim Prevention &amp; Digital Twin Agent</w:t>
            </w:r>
          </w:p>
        </w:tc>
        <w:tc>
          <w:tcPr>
            <w:tcW w:w="1800" w:type="dxa"/>
            <w:tcMar>
              <w:top w:w="80" w:type="dxa"/>
              <w:left w:w="80" w:type="dxa"/>
              <w:bottom w:w="80" w:type="dxa"/>
              <w:right w:w="80" w:type="dxa"/>
            </w:tcMar>
            <w:vAlign w:val="center"/>
          </w:tcPr>
          <w:p w14:paraId="53D4BFC6" w14:textId="77777777" w:rsidR="00DA0C49" w:rsidRDefault="00B10EEA">
            <w:pPr>
              <w:spacing w:after="0"/>
            </w:pPr>
            <w:r>
              <w:rPr>
                <w:sz w:val="15"/>
              </w:rPr>
              <w:t>Claim created before release</w:t>
            </w:r>
          </w:p>
        </w:tc>
        <w:tc>
          <w:tcPr>
            <w:tcW w:w="3960" w:type="dxa"/>
            <w:tcMar>
              <w:top w:w="80" w:type="dxa"/>
              <w:left w:w="80" w:type="dxa"/>
              <w:bottom w:w="80" w:type="dxa"/>
              <w:right w:w="80" w:type="dxa"/>
            </w:tcMar>
            <w:vAlign w:val="center"/>
          </w:tcPr>
          <w:p w14:paraId="23CDF210" w14:textId="77777777" w:rsidR="00DA0C49" w:rsidRDefault="00B10EEA">
            <w:pPr>
              <w:spacing w:after="0"/>
            </w:pPr>
            <w:r>
              <w:rPr>
                <w:sz w:val="15"/>
              </w:rPr>
              <w:t>Runs payer-specific and practice-specific validation, predicts denial reasons, simulates likely adjudication, recommends/fixes high-confidence defects before submission</w:t>
            </w:r>
          </w:p>
        </w:tc>
        <w:tc>
          <w:tcPr>
            <w:tcW w:w="1872" w:type="dxa"/>
            <w:tcMar>
              <w:top w:w="80" w:type="dxa"/>
              <w:left w:w="80" w:type="dxa"/>
              <w:bottom w:w="80" w:type="dxa"/>
              <w:right w:w="80" w:type="dxa"/>
            </w:tcMar>
            <w:vAlign w:val="center"/>
          </w:tcPr>
          <w:p w14:paraId="2ECC0F34" w14:textId="77777777" w:rsidR="00DA0C49" w:rsidRDefault="00B10EEA">
            <w:pPr>
              <w:spacing w:after="0"/>
            </w:pPr>
            <w:r>
              <w:rPr>
                <w:sz w:val="15"/>
              </w:rPr>
              <w:t>Approval for material coding/coverage changes</w:t>
            </w:r>
          </w:p>
        </w:tc>
        <w:tc>
          <w:tcPr>
            <w:tcW w:w="1656" w:type="dxa"/>
            <w:tcMar>
              <w:top w:w="80" w:type="dxa"/>
              <w:left w:w="80" w:type="dxa"/>
              <w:bottom w:w="80" w:type="dxa"/>
              <w:right w:w="80" w:type="dxa"/>
            </w:tcMar>
            <w:vAlign w:val="center"/>
          </w:tcPr>
          <w:p w14:paraId="65700AFD" w14:textId="77777777" w:rsidR="00DA0C49" w:rsidRDefault="00B10EEA">
            <w:pPr>
              <w:spacing w:after="0"/>
            </w:pPr>
            <w:r>
              <w:rPr>
                <w:sz w:val="15"/>
              </w:rPr>
              <w:t>Clean claim rate; first-pass paid rate</w:t>
            </w:r>
          </w:p>
        </w:tc>
        <w:tc>
          <w:tcPr>
            <w:tcW w:w="936" w:type="dxa"/>
            <w:tcMar>
              <w:top w:w="80" w:type="dxa"/>
              <w:left w:w="80" w:type="dxa"/>
              <w:bottom w:w="80" w:type="dxa"/>
              <w:right w:w="80" w:type="dxa"/>
            </w:tcMar>
            <w:vAlign w:val="center"/>
          </w:tcPr>
          <w:p w14:paraId="16628898" w14:textId="77777777" w:rsidR="00DA0C49" w:rsidRDefault="00B10EEA">
            <w:pPr>
              <w:spacing w:after="0"/>
            </w:pPr>
            <w:r>
              <w:rPr>
                <w:sz w:val="15"/>
              </w:rPr>
              <w:t>MVP</w:t>
            </w:r>
          </w:p>
        </w:tc>
      </w:tr>
      <w:tr w:rsidR="00DA0C49" w14:paraId="1D314EAC" w14:textId="77777777">
        <w:trPr>
          <w:cantSplit/>
          <w:jc w:val="center"/>
        </w:trPr>
        <w:tc>
          <w:tcPr>
            <w:tcW w:w="504" w:type="dxa"/>
            <w:shd w:val="clear" w:color="auto" w:fill="F3F6F9"/>
            <w:tcMar>
              <w:top w:w="80" w:type="dxa"/>
              <w:left w:w="80" w:type="dxa"/>
              <w:bottom w:w="80" w:type="dxa"/>
              <w:right w:w="80" w:type="dxa"/>
            </w:tcMar>
            <w:vAlign w:val="center"/>
          </w:tcPr>
          <w:p w14:paraId="065B87C9" w14:textId="77777777" w:rsidR="00DA0C49" w:rsidRDefault="00B10EEA">
            <w:pPr>
              <w:spacing w:after="0"/>
            </w:pPr>
            <w:r>
              <w:rPr>
                <w:sz w:val="15"/>
              </w:rPr>
              <w:t>A6</w:t>
            </w:r>
          </w:p>
        </w:tc>
        <w:tc>
          <w:tcPr>
            <w:tcW w:w="1944" w:type="dxa"/>
            <w:shd w:val="clear" w:color="auto" w:fill="F3F6F9"/>
            <w:tcMar>
              <w:top w:w="80" w:type="dxa"/>
              <w:left w:w="80" w:type="dxa"/>
              <w:bottom w:w="80" w:type="dxa"/>
              <w:right w:w="80" w:type="dxa"/>
            </w:tcMar>
            <w:vAlign w:val="center"/>
          </w:tcPr>
          <w:p w14:paraId="0074E6A4" w14:textId="77777777" w:rsidR="00DA0C49" w:rsidRDefault="00B10EEA">
            <w:pPr>
              <w:spacing w:after="0"/>
            </w:pPr>
            <w:r>
              <w:rPr>
                <w:sz w:val="15"/>
              </w:rPr>
              <w:t>Claim Submission &amp; Response Agent</w:t>
            </w:r>
          </w:p>
        </w:tc>
        <w:tc>
          <w:tcPr>
            <w:tcW w:w="1800" w:type="dxa"/>
            <w:shd w:val="clear" w:color="auto" w:fill="F3F6F9"/>
            <w:tcMar>
              <w:top w:w="80" w:type="dxa"/>
              <w:left w:w="80" w:type="dxa"/>
              <w:bottom w:w="80" w:type="dxa"/>
              <w:right w:w="80" w:type="dxa"/>
            </w:tcMar>
            <w:vAlign w:val="center"/>
          </w:tcPr>
          <w:p w14:paraId="1FC0D308" w14:textId="77777777" w:rsidR="00DA0C49" w:rsidRDefault="00B10EEA">
            <w:pPr>
              <w:spacing w:after="0"/>
            </w:pPr>
            <w:r>
              <w:rPr>
                <w:sz w:val="15"/>
              </w:rPr>
              <w:t>Claim approved for release</w:t>
            </w:r>
          </w:p>
        </w:tc>
        <w:tc>
          <w:tcPr>
            <w:tcW w:w="3960" w:type="dxa"/>
            <w:shd w:val="clear" w:color="auto" w:fill="F3F6F9"/>
            <w:tcMar>
              <w:top w:w="80" w:type="dxa"/>
              <w:left w:w="80" w:type="dxa"/>
              <w:bottom w:w="80" w:type="dxa"/>
              <w:right w:w="80" w:type="dxa"/>
            </w:tcMar>
            <w:vAlign w:val="center"/>
          </w:tcPr>
          <w:p w14:paraId="436CAF40" w14:textId="77777777" w:rsidR="00DA0C49" w:rsidRDefault="00B10EEA">
            <w:pPr>
              <w:spacing w:after="0"/>
            </w:pPr>
            <w:del w:id="181" w:author="Claude" w:date="2026-10-02T09:00:00Z">
              <w:r>
                <w:rPr>
                  <w:sz w:val="15"/>
                </w:rPr>
                <w:delText>Builds/submits 837</w:delText>
              </w:r>
            </w:del>
            <w:ins w:id="182" w:author="Claude" w:date="2026-10-02T09:00:00Z">
              <w:r>
                <w:rPr>
                  <w:sz w:val="15"/>
                </w:rPr>
                <w:t>Builds corrected/replacement 837s and submits them through the partner clearinghouse</w:t>
              </w:r>
            </w:ins>
            <w:r>
              <w:rPr>
                <w:sz w:val="15"/>
              </w:rPr>
              <w:t>, validates acknowledgements, interprets 999/277CA, auto-corrects technical rejections, opens exceptions when business judgement is required</w:t>
            </w:r>
          </w:p>
        </w:tc>
        <w:tc>
          <w:tcPr>
            <w:tcW w:w="1872" w:type="dxa"/>
            <w:shd w:val="clear" w:color="auto" w:fill="F3F6F9"/>
            <w:tcMar>
              <w:top w:w="80" w:type="dxa"/>
              <w:left w:w="80" w:type="dxa"/>
              <w:bottom w:w="80" w:type="dxa"/>
              <w:right w:w="80" w:type="dxa"/>
            </w:tcMar>
            <w:vAlign w:val="center"/>
          </w:tcPr>
          <w:p w14:paraId="3B8C0B52" w14:textId="77777777" w:rsidR="00DA0C49" w:rsidRDefault="00B10EEA">
            <w:pPr>
              <w:spacing w:after="0"/>
            </w:pPr>
            <w:r>
              <w:rPr>
                <w:sz w:val="15"/>
              </w:rPr>
              <w:t>Approval for non-technical edits</w:t>
            </w:r>
          </w:p>
        </w:tc>
        <w:tc>
          <w:tcPr>
            <w:tcW w:w="1656" w:type="dxa"/>
            <w:shd w:val="clear" w:color="auto" w:fill="F3F6F9"/>
            <w:tcMar>
              <w:top w:w="80" w:type="dxa"/>
              <w:left w:w="80" w:type="dxa"/>
              <w:bottom w:w="80" w:type="dxa"/>
              <w:right w:w="80" w:type="dxa"/>
            </w:tcMar>
            <w:vAlign w:val="center"/>
          </w:tcPr>
          <w:p w14:paraId="069B1B84" w14:textId="77777777" w:rsidR="00DA0C49" w:rsidRDefault="00B10EEA">
            <w:pPr>
              <w:spacing w:after="0"/>
            </w:pPr>
            <w:r>
              <w:rPr>
                <w:sz w:val="15"/>
              </w:rPr>
              <w:t>Submission acceptance; rejection turnaround</w:t>
            </w:r>
          </w:p>
        </w:tc>
        <w:tc>
          <w:tcPr>
            <w:tcW w:w="936" w:type="dxa"/>
            <w:shd w:val="clear" w:color="auto" w:fill="F3F6F9"/>
            <w:tcMar>
              <w:top w:w="80" w:type="dxa"/>
              <w:left w:w="80" w:type="dxa"/>
              <w:bottom w:w="80" w:type="dxa"/>
              <w:right w:w="80" w:type="dxa"/>
            </w:tcMar>
            <w:vAlign w:val="center"/>
          </w:tcPr>
          <w:p w14:paraId="077B3873" w14:textId="77777777" w:rsidR="00DA0C49" w:rsidRDefault="00B10EEA">
            <w:pPr>
              <w:spacing w:after="0"/>
            </w:pPr>
            <w:r>
              <w:rPr>
                <w:sz w:val="15"/>
              </w:rPr>
              <w:t>MVP</w:t>
            </w:r>
          </w:p>
        </w:tc>
      </w:tr>
      <w:tr w:rsidR="00DA0C49" w14:paraId="638C6BA9" w14:textId="77777777">
        <w:trPr>
          <w:cantSplit/>
          <w:jc w:val="center"/>
        </w:trPr>
        <w:tc>
          <w:tcPr>
            <w:tcW w:w="504" w:type="dxa"/>
            <w:tcMar>
              <w:top w:w="80" w:type="dxa"/>
              <w:left w:w="80" w:type="dxa"/>
              <w:bottom w:w="80" w:type="dxa"/>
              <w:right w:w="80" w:type="dxa"/>
            </w:tcMar>
            <w:vAlign w:val="center"/>
          </w:tcPr>
          <w:p w14:paraId="07A3ED7C" w14:textId="77777777" w:rsidR="00DA0C49" w:rsidRDefault="00B10EEA">
            <w:pPr>
              <w:spacing w:after="0"/>
            </w:pPr>
            <w:r>
              <w:rPr>
                <w:sz w:val="15"/>
              </w:rPr>
              <w:t>A7</w:t>
            </w:r>
          </w:p>
        </w:tc>
        <w:tc>
          <w:tcPr>
            <w:tcW w:w="1944" w:type="dxa"/>
            <w:tcMar>
              <w:top w:w="80" w:type="dxa"/>
              <w:left w:w="80" w:type="dxa"/>
              <w:bottom w:w="80" w:type="dxa"/>
              <w:right w:w="80" w:type="dxa"/>
            </w:tcMar>
            <w:vAlign w:val="center"/>
          </w:tcPr>
          <w:p w14:paraId="36DA6F16" w14:textId="77777777" w:rsidR="00DA0C49" w:rsidRDefault="00B10EEA">
            <w:pPr>
              <w:spacing w:after="0"/>
            </w:pPr>
            <w:r>
              <w:rPr>
                <w:sz w:val="15"/>
              </w:rPr>
              <w:t>AR Next-Best-Action Agent</w:t>
            </w:r>
          </w:p>
        </w:tc>
        <w:tc>
          <w:tcPr>
            <w:tcW w:w="1800" w:type="dxa"/>
            <w:tcMar>
              <w:top w:w="80" w:type="dxa"/>
              <w:left w:w="80" w:type="dxa"/>
              <w:bottom w:w="80" w:type="dxa"/>
              <w:right w:w="80" w:type="dxa"/>
            </w:tcMar>
            <w:vAlign w:val="center"/>
          </w:tcPr>
          <w:p w14:paraId="74E46BF1" w14:textId="77777777" w:rsidR="00DA0C49" w:rsidRDefault="00B10EEA">
            <w:pPr>
              <w:spacing w:after="0"/>
            </w:pPr>
            <w:r>
              <w:rPr>
                <w:sz w:val="15"/>
              </w:rPr>
              <w:t>Claim unpaid beyond expected payment date or risk threshold</w:t>
            </w:r>
          </w:p>
        </w:tc>
        <w:tc>
          <w:tcPr>
            <w:tcW w:w="3960" w:type="dxa"/>
            <w:tcMar>
              <w:top w:w="80" w:type="dxa"/>
              <w:left w:w="80" w:type="dxa"/>
              <w:bottom w:w="80" w:type="dxa"/>
              <w:right w:w="80" w:type="dxa"/>
            </w:tcMar>
            <w:vAlign w:val="center"/>
          </w:tcPr>
          <w:p w14:paraId="7A0DEB4B" w14:textId="77777777" w:rsidR="00DA0C49" w:rsidRDefault="00B10EEA">
            <w:pPr>
              <w:spacing w:after="0"/>
            </w:pPr>
            <w:r>
              <w:rPr>
                <w:sz w:val="15"/>
              </w:rPr>
              <w:t>Interprets 276/277 and payer history, estimates payment/recovery probability, ranks by $×probability×deadline, recommends or executes next step</w:t>
            </w:r>
          </w:p>
        </w:tc>
        <w:tc>
          <w:tcPr>
            <w:tcW w:w="1872" w:type="dxa"/>
            <w:tcMar>
              <w:top w:w="80" w:type="dxa"/>
              <w:left w:w="80" w:type="dxa"/>
              <w:bottom w:w="80" w:type="dxa"/>
              <w:right w:w="80" w:type="dxa"/>
            </w:tcMar>
            <w:vAlign w:val="center"/>
          </w:tcPr>
          <w:p w14:paraId="03088812" w14:textId="77777777" w:rsidR="00DA0C49" w:rsidRDefault="00B10EEA">
            <w:pPr>
              <w:spacing w:after="0"/>
            </w:pPr>
            <w:r>
              <w:rPr>
                <w:sz w:val="15"/>
              </w:rPr>
              <w:t>Approval for appeals, resubmission or write-off</w:t>
            </w:r>
          </w:p>
        </w:tc>
        <w:tc>
          <w:tcPr>
            <w:tcW w:w="1656" w:type="dxa"/>
            <w:tcMar>
              <w:top w:w="80" w:type="dxa"/>
              <w:left w:w="80" w:type="dxa"/>
              <w:bottom w:w="80" w:type="dxa"/>
              <w:right w:w="80" w:type="dxa"/>
            </w:tcMar>
            <w:vAlign w:val="center"/>
          </w:tcPr>
          <w:p w14:paraId="7958DCB3" w14:textId="77777777" w:rsidR="00DA0C49" w:rsidRDefault="00B10EEA">
            <w:pPr>
              <w:spacing w:after="0"/>
            </w:pPr>
            <w:r>
              <w:rPr>
                <w:sz w:val="15"/>
              </w:rPr>
              <w:t>Days in AR; AR &gt;90; touches/claim</w:t>
            </w:r>
          </w:p>
        </w:tc>
        <w:tc>
          <w:tcPr>
            <w:tcW w:w="936" w:type="dxa"/>
            <w:tcMar>
              <w:top w:w="80" w:type="dxa"/>
              <w:left w:w="80" w:type="dxa"/>
              <w:bottom w:w="80" w:type="dxa"/>
              <w:right w:w="80" w:type="dxa"/>
            </w:tcMar>
            <w:vAlign w:val="center"/>
          </w:tcPr>
          <w:p w14:paraId="6117A7C7" w14:textId="77777777" w:rsidR="00DA0C49" w:rsidRDefault="00B10EEA">
            <w:pPr>
              <w:spacing w:after="0"/>
            </w:pPr>
            <w:r>
              <w:rPr>
                <w:sz w:val="15"/>
              </w:rPr>
              <w:t>MVP</w:t>
            </w:r>
          </w:p>
        </w:tc>
      </w:tr>
      <w:tr w:rsidR="00DA0C49" w14:paraId="6F151548" w14:textId="77777777">
        <w:trPr>
          <w:cantSplit/>
          <w:jc w:val="center"/>
        </w:trPr>
        <w:tc>
          <w:tcPr>
            <w:tcW w:w="504" w:type="dxa"/>
            <w:shd w:val="clear" w:color="auto" w:fill="F3F6F9"/>
            <w:tcMar>
              <w:top w:w="80" w:type="dxa"/>
              <w:left w:w="80" w:type="dxa"/>
              <w:bottom w:w="80" w:type="dxa"/>
              <w:right w:w="80" w:type="dxa"/>
            </w:tcMar>
            <w:vAlign w:val="center"/>
          </w:tcPr>
          <w:p w14:paraId="1D0B2197" w14:textId="77777777" w:rsidR="00DA0C49" w:rsidRDefault="00B10EEA">
            <w:pPr>
              <w:spacing w:after="0"/>
            </w:pPr>
            <w:r>
              <w:rPr>
                <w:sz w:val="15"/>
              </w:rPr>
              <w:t>A8</w:t>
            </w:r>
          </w:p>
        </w:tc>
        <w:tc>
          <w:tcPr>
            <w:tcW w:w="1944" w:type="dxa"/>
            <w:shd w:val="clear" w:color="auto" w:fill="F3F6F9"/>
            <w:tcMar>
              <w:top w:w="80" w:type="dxa"/>
              <w:left w:w="80" w:type="dxa"/>
              <w:bottom w:w="80" w:type="dxa"/>
              <w:right w:w="80" w:type="dxa"/>
            </w:tcMar>
            <w:vAlign w:val="center"/>
          </w:tcPr>
          <w:p w14:paraId="4F14669C" w14:textId="77777777" w:rsidR="00DA0C49" w:rsidRDefault="00B10EEA">
            <w:pPr>
              <w:spacing w:after="0"/>
            </w:pPr>
            <w:r>
              <w:rPr>
                <w:sz w:val="15"/>
              </w:rPr>
              <w:t>Denial Resolution &amp; Appeal Agent</w:t>
            </w:r>
          </w:p>
        </w:tc>
        <w:tc>
          <w:tcPr>
            <w:tcW w:w="1800" w:type="dxa"/>
            <w:shd w:val="clear" w:color="auto" w:fill="F3F6F9"/>
            <w:tcMar>
              <w:top w:w="80" w:type="dxa"/>
              <w:left w:w="80" w:type="dxa"/>
              <w:bottom w:w="80" w:type="dxa"/>
              <w:right w:w="80" w:type="dxa"/>
            </w:tcMar>
            <w:vAlign w:val="center"/>
          </w:tcPr>
          <w:p w14:paraId="5CB156D2" w14:textId="77777777" w:rsidR="00DA0C49" w:rsidRDefault="00B10EEA">
            <w:pPr>
              <w:spacing w:after="0"/>
            </w:pPr>
            <w:r>
              <w:rPr>
                <w:sz w:val="15"/>
              </w:rPr>
              <w:t>835 denial, takeback or recoupment</w:t>
            </w:r>
          </w:p>
        </w:tc>
        <w:tc>
          <w:tcPr>
            <w:tcW w:w="3960" w:type="dxa"/>
            <w:shd w:val="clear" w:color="auto" w:fill="F3F6F9"/>
            <w:tcMar>
              <w:top w:w="80" w:type="dxa"/>
              <w:left w:w="80" w:type="dxa"/>
              <w:bottom w:w="80" w:type="dxa"/>
              <w:right w:w="80" w:type="dxa"/>
            </w:tcMar>
            <w:vAlign w:val="center"/>
          </w:tcPr>
          <w:p w14:paraId="1A5CA290" w14:textId="77777777" w:rsidR="00DA0C49" w:rsidRDefault="00B10EEA">
            <w:pPr>
              <w:spacing w:after="0"/>
            </w:pPr>
            <w:r>
              <w:rPr>
                <w:sz w:val="15"/>
              </w:rPr>
              <w:t>Classifies root cause, gathers supporting evidence, drafts appeal/correction, identifies owner, calculates deadline and expected recovery, tracks outcome</w:t>
            </w:r>
          </w:p>
        </w:tc>
        <w:tc>
          <w:tcPr>
            <w:tcW w:w="1872" w:type="dxa"/>
            <w:shd w:val="clear" w:color="auto" w:fill="F3F6F9"/>
            <w:tcMar>
              <w:top w:w="80" w:type="dxa"/>
              <w:left w:w="80" w:type="dxa"/>
              <w:bottom w:w="80" w:type="dxa"/>
              <w:right w:w="80" w:type="dxa"/>
            </w:tcMar>
            <w:vAlign w:val="center"/>
          </w:tcPr>
          <w:p w14:paraId="6ED533D8" w14:textId="77777777" w:rsidR="00DA0C49" w:rsidRDefault="00B10EEA">
            <w:pPr>
              <w:spacing w:after="0"/>
            </w:pPr>
            <w:r>
              <w:rPr>
                <w:sz w:val="15"/>
              </w:rPr>
              <w:t>Human approval for appeal and material financial action</w:t>
            </w:r>
          </w:p>
        </w:tc>
        <w:tc>
          <w:tcPr>
            <w:tcW w:w="1656" w:type="dxa"/>
            <w:shd w:val="clear" w:color="auto" w:fill="F3F6F9"/>
            <w:tcMar>
              <w:top w:w="80" w:type="dxa"/>
              <w:left w:w="80" w:type="dxa"/>
              <w:bottom w:w="80" w:type="dxa"/>
              <w:right w:w="80" w:type="dxa"/>
            </w:tcMar>
            <w:vAlign w:val="center"/>
          </w:tcPr>
          <w:p w14:paraId="0432D4E4" w14:textId="77777777" w:rsidR="00DA0C49" w:rsidRDefault="00B10EEA">
            <w:pPr>
              <w:spacing w:after="0"/>
            </w:pPr>
            <w:r>
              <w:rPr>
                <w:sz w:val="15"/>
              </w:rPr>
              <w:t>Denial overturn rate; recovery $; cycle time</w:t>
            </w:r>
          </w:p>
        </w:tc>
        <w:tc>
          <w:tcPr>
            <w:tcW w:w="936" w:type="dxa"/>
            <w:shd w:val="clear" w:color="auto" w:fill="F3F6F9"/>
            <w:tcMar>
              <w:top w:w="80" w:type="dxa"/>
              <w:left w:w="80" w:type="dxa"/>
              <w:bottom w:w="80" w:type="dxa"/>
              <w:right w:w="80" w:type="dxa"/>
            </w:tcMar>
            <w:vAlign w:val="center"/>
          </w:tcPr>
          <w:p w14:paraId="2D1DE634" w14:textId="77777777" w:rsidR="00DA0C49" w:rsidRDefault="00B10EEA">
            <w:pPr>
              <w:spacing w:after="0"/>
            </w:pPr>
            <w:r>
              <w:rPr>
                <w:sz w:val="15"/>
              </w:rPr>
              <w:t>MVP</w:t>
            </w:r>
          </w:p>
        </w:tc>
      </w:tr>
      <w:tr w:rsidR="00DA0C49" w14:paraId="09A86DA4" w14:textId="77777777">
        <w:trPr>
          <w:cantSplit/>
          <w:jc w:val="center"/>
        </w:trPr>
        <w:tc>
          <w:tcPr>
            <w:tcW w:w="504" w:type="dxa"/>
            <w:tcMar>
              <w:top w:w="80" w:type="dxa"/>
              <w:left w:w="80" w:type="dxa"/>
              <w:bottom w:w="80" w:type="dxa"/>
              <w:right w:w="80" w:type="dxa"/>
            </w:tcMar>
            <w:vAlign w:val="center"/>
          </w:tcPr>
          <w:p w14:paraId="16DE546F" w14:textId="77777777" w:rsidR="00DA0C49" w:rsidRDefault="00B10EEA">
            <w:pPr>
              <w:spacing w:after="0"/>
            </w:pPr>
            <w:r>
              <w:rPr>
                <w:sz w:val="15"/>
              </w:rPr>
              <w:t>A9</w:t>
            </w:r>
          </w:p>
        </w:tc>
        <w:tc>
          <w:tcPr>
            <w:tcW w:w="1944" w:type="dxa"/>
            <w:tcMar>
              <w:top w:w="80" w:type="dxa"/>
              <w:left w:w="80" w:type="dxa"/>
              <w:bottom w:w="80" w:type="dxa"/>
              <w:right w:w="80" w:type="dxa"/>
            </w:tcMar>
            <w:vAlign w:val="center"/>
          </w:tcPr>
          <w:p w14:paraId="6A59E1BD" w14:textId="77777777" w:rsidR="00DA0C49" w:rsidRDefault="00B10EEA">
            <w:pPr>
              <w:spacing w:after="0"/>
            </w:pPr>
            <w:r>
              <w:rPr>
                <w:sz w:val="15"/>
              </w:rPr>
              <w:t>Denial Prevention Learning Agent</w:t>
            </w:r>
          </w:p>
        </w:tc>
        <w:tc>
          <w:tcPr>
            <w:tcW w:w="1800" w:type="dxa"/>
            <w:tcMar>
              <w:top w:w="80" w:type="dxa"/>
              <w:left w:w="80" w:type="dxa"/>
              <w:bottom w:w="80" w:type="dxa"/>
              <w:right w:w="80" w:type="dxa"/>
            </w:tcMar>
            <w:vAlign w:val="center"/>
          </w:tcPr>
          <w:p w14:paraId="15361170" w14:textId="77777777" w:rsidR="00DA0C49" w:rsidRDefault="00B10EEA">
            <w:pPr>
              <w:spacing w:after="0"/>
            </w:pPr>
            <w:r>
              <w:rPr>
                <w:sz w:val="15"/>
              </w:rPr>
              <w:t>Confirmed denial outcome or recurring defect</w:t>
            </w:r>
          </w:p>
        </w:tc>
        <w:tc>
          <w:tcPr>
            <w:tcW w:w="3960" w:type="dxa"/>
            <w:tcMar>
              <w:top w:w="80" w:type="dxa"/>
              <w:left w:w="80" w:type="dxa"/>
              <w:bottom w:w="80" w:type="dxa"/>
              <w:right w:w="80" w:type="dxa"/>
            </w:tcMar>
            <w:vAlign w:val="center"/>
          </w:tcPr>
          <w:p w14:paraId="5647C03D" w14:textId="77777777" w:rsidR="00DA0C49" w:rsidRDefault="00B10EEA">
            <w:pPr>
              <w:spacing w:after="0"/>
            </w:pPr>
            <w:r>
              <w:rPr>
                <w:sz w:val="15"/>
              </w:rPr>
              <w:t>Clusters causes, links downstream denial to upstream process event, proposes new front-end rules, tests impact in shadow mode, promotes approved rules</w:t>
            </w:r>
          </w:p>
        </w:tc>
        <w:tc>
          <w:tcPr>
            <w:tcW w:w="1872" w:type="dxa"/>
            <w:tcMar>
              <w:top w:w="80" w:type="dxa"/>
              <w:left w:w="80" w:type="dxa"/>
              <w:bottom w:w="80" w:type="dxa"/>
              <w:right w:w="80" w:type="dxa"/>
            </w:tcMar>
            <w:vAlign w:val="center"/>
          </w:tcPr>
          <w:p w14:paraId="19A6DA1A" w14:textId="77777777" w:rsidR="00DA0C49" w:rsidRDefault="00B10EEA">
            <w:pPr>
              <w:spacing w:after="0"/>
            </w:pPr>
            <w:r>
              <w:rPr>
                <w:sz w:val="15"/>
              </w:rPr>
              <w:t>Manager approves rule promotion</w:t>
            </w:r>
          </w:p>
        </w:tc>
        <w:tc>
          <w:tcPr>
            <w:tcW w:w="1656" w:type="dxa"/>
            <w:tcMar>
              <w:top w:w="80" w:type="dxa"/>
              <w:left w:w="80" w:type="dxa"/>
              <w:bottom w:w="80" w:type="dxa"/>
              <w:right w:w="80" w:type="dxa"/>
            </w:tcMar>
            <w:vAlign w:val="center"/>
          </w:tcPr>
          <w:p w14:paraId="3109C72D" w14:textId="77777777" w:rsidR="00DA0C49" w:rsidRDefault="00B10EEA">
            <w:pPr>
              <w:spacing w:after="0"/>
            </w:pPr>
            <w:r>
              <w:rPr>
                <w:sz w:val="15"/>
              </w:rPr>
              <w:t>Preventable denial recurrence</w:t>
            </w:r>
          </w:p>
        </w:tc>
        <w:tc>
          <w:tcPr>
            <w:tcW w:w="936" w:type="dxa"/>
            <w:tcMar>
              <w:top w:w="80" w:type="dxa"/>
              <w:left w:w="80" w:type="dxa"/>
              <w:bottom w:w="80" w:type="dxa"/>
              <w:right w:w="80" w:type="dxa"/>
            </w:tcMar>
            <w:vAlign w:val="center"/>
          </w:tcPr>
          <w:p w14:paraId="5F2AD7DF" w14:textId="77777777" w:rsidR="00DA0C49" w:rsidRDefault="00B10EEA">
            <w:pPr>
              <w:spacing w:after="0"/>
            </w:pPr>
            <w:r>
              <w:rPr>
                <w:sz w:val="15"/>
              </w:rPr>
              <w:t>MVP+</w:t>
            </w:r>
          </w:p>
        </w:tc>
      </w:tr>
      <w:tr w:rsidR="00DA0C49" w14:paraId="4D610732" w14:textId="77777777">
        <w:trPr>
          <w:cantSplit/>
          <w:jc w:val="center"/>
        </w:trPr>
        <w:tc>
          <w:tcPr>
            <w:tcW w:w="504" w:type="dxa"/>
            <w:shd w:val="clear" w:color="auto" w:fill="F3F6F9"/>
            <w:tcMar>
              <w:top w:w="80" w:type="dxa"/>
              <w:left w:w="80" w:type="dxa"/>
              <w:bottom w:w="80" w:type="dxa"/>
              <w:right w:w="80" w:type="dxa"/>
            </w:tcMar>
            <w:vAlign w:val="center"/>
          </w:tcPr>
          <w:p w14:paraId="1D82E813" w14:textId="77777777" w:rsidR="00DA0C49" w:rsidRDefault="00B10EEA">
            <w:pPr>
              <w:spacing w:after="0"/>
            </w:pPr>
            <w:r>
              <w:rPr>
                <w:sz w:val="15"/>
              </w:rPr>
              <w:t>A10</w:t>
            </w:r>
          </w:p>
        </w:tc>
        <w:tc>
          <w:tcPr>
            <w:tcW w:w="1944" w:type="dxa"/>
            <w:shd w:val="clear" w:color="auto" w:fill="F3F6F9"/>
            <w:tcMar>
              <w:top w:w="80" w:type="dxa"/>
              <w:left w:w="80" w:type="dxa"/>
              <w:bottom w:w="80" w:type="dxa"/>
              <w:right w:w="80" w:type="dxa"/>
            </w:tcMar>
            <w:vAlign w:val="center"/>
          </w:tcPr>
          <w:p w14:paraId="420DDCEC" w14:textId="77777777" w:rsidR="00DA0C49" w:rsidRDefault="00B10EEA">
            <w:pPr>
              <w:spacing w:after="0"/>
            </w:pPr>
            <w:r>
              <w:rPr>
                <w:sz w:val="15"/>
              </w:rPr>
              <w:t>Contract &amp; Underpayment Agent</w:t>
            </w:r>
          </w:p>
        </w:tc>
        <w:tc>
          <w:tcPr>
            <w:tcW w:w="1800" w:type="dxa"/>
            <w:shd w:val="clear" w:color="auto" w:fill="F3F6F9"/>
            <w:tcMar>
              <w:top w:w="80" w:type="dxa"/>
              <w:left w:w="80" w:type="dxa"/>
              <w:bottom w:w="80" w:type="dxa"/>
              <w:right w:w="80" w:type="dxa"/>
            </w:tcMar>
            <w:vAlign w:val="center"/>
          </w:tcPr>
          <w:p w14:paraId="28E1102B" w14:textId="77777777" w:rsidR="00DA0C49" w:rsidRDefault="00B10EEA">
            <w:pPr>
              <w:spacing w:after="0"/>
            </w:pPr>
            <w:r>
              <w:rPr>
                <w:sz w:val="15"/>
              </w:rPr>
              <w:t>ERA/EOB received or contract updated</w:t>
            </w:r>
          </w:p>
        </w:tc>
        <w:tc>
          <w:tcPr>
            <w:tcW w:w="3960" w:type="dxa"/>
            <w:shd w:val="clear" w:color="auto" w:fill="F3F6F9"/>
            <w:tcMar>
              <w:top w:w="80" w:type="dxa"/>
              <w:left w:w="80" w:type="dxa"/>
              <w:bottom w:w="80" w:type="dxa"/>
              <w:right w:w="80" w:type="dxa"/>
            </w:tcMar>
            <w:vAlign w:val="center"/>
          </w:tcPr>
          <w:p w14:paraId="5D361191" w14:textId="77777777" w:rsidR="00DA0C49" w:rsidRDefault="00B10EEA">
            <w:pPr>
              <w:spacing w:after="0"/>
            </w:pPr>
            <w:r>
              <w:rPr>
                <w:sz w:val="15"/>
              </w:rPr>
              <w:t>Extracts fee schedule/terms, calculates expected allowed and patient share, flags underpayments/incorrect adjustments, prepares payer dispute package</w:t>
            </w:r>
          </w:p>
        </w:tc>
        <w:tc>
          <w:tcPr>
            <w:tcW w:w="1872" w:type="dxa"/>
            <w:shd w:val="clear" w:color="auto" w:fill="F3F6F9"/>
            <w:tcMar>
              <w:top w:w="80" w:type="dxa"/>
              <w:left w:w="80" w:type="dxa"/>
              <w:bottom w:w="80" w:type="dxa"/>
              <w:right w:w="80" w:type="dxa"/>
            </w:tcMar>
            <w:vAlign w:val="center"/>
          </w:tcPr>
          <w:p w14:paraId="7E4CE09B" w14:textId="77777777" w:rsidR="00DA0C49" w:rsidRDefault="00B10EEA">
            <w:pPr>
              <w:spacing w:after="0"/>
            </w:pPr>
            <w:r>
              <w:rPr>
                <w:sz w:val="15"/>
              </w:rPr>
              <w:t>Finance review for contract interpretation disputes</w:t>
            </w:r>
          </w:p>
        </w:tc>
        <w:tc>
          <w:tcPr>
            <w:tcW w:w="1656" w:type="dxa"/>
            <w:shd w:val="clear" w:color="auto" w:fill="F3F6F9"/>
            <w:tcMar>
              <w:top w:w="80" w:type="dxa"/>
              <w:left w:w="80" w:type="dxa"/>
              <w:bottom w:w="80" w:type="dxa"/>
              <w:right w:w="80" w:type="dxa"/>
            </w:tcMar>
            <w:vAlign w:val="center"/>
          </w:tcPr>
          <w:p w14:paraId="6651A0F4" w14:textId="77777777" w:rsidR="00DA0C49" w:rsidRDefault="00B10EEA">
            <w:pPr>
              <w:spacing w:after="0"/>
            </w:pPr>
            <w:r>
              <w:rPr>
                <w:sz w:val="15"/>
              </w:rPr>
              <w:t>Underpaid $ detected/recovered</w:t>
            </w:r>
          </w:p>
        </w:tc>
        <w:tc>
          <w:tcPr>
            <w:tcW w:w="936" w:type="dxa"/>
            <w:shd w:val="clear" w:color="auto" w:fill="F3F6F9"/>
            <w:tcMar>
              <w:top w:w="80" w:type="dxa"/>
              <w:left w:w="80" w:type="dxa"/>
              <w:bottom w:w="80" w:type="dxa"/>
              <w:right w:w="80" w:type="dxa"/>
            </w:tcMar>
            <w:vAlign w:val="center"/>
          </w:tcPr>
          <w:p w14:paraId="64989A36" w14:textId="77777777" w:rsidR="00DA0C49" w:rsidRDefault="00B10EEA">
            <w:pPr>
              <w:spacing w:after="0"/>
            </w:pPr>
            <w:r>
              <w:rPr>
                <w:sz w:val="15"/>
              </w:rPr>
              <w:t>MVP</w:t>
            </w:r>
          </w:p>
        </w:tc>
      </w:tr>
      <w:tr w:rsidR="00DA0C49" w14:paraId="7BA9B691" w14:textId="77777777">
        <w:trPr>
          <w:cantSplit/>
          <w:jc w:val="center"/>
        </w:trPr>
        <w:tc>
          <w:tcPr>
            <w:tcW w:w="504" w:type="dxa"/>
            <w:tcMar>
              <w:top w:w="80" w:type="dxa"/>
              <w:left w:w="80" w:type="dxa"/>
              <w:bottom w:w="80" w:type="dxa"/>
              <w:right w:w="80" w:type="dxa"/>
            </w:tcMar>
            <w:vAlign w:val="center"/>
          </w:tcPr>
          <w:p w14:paraId="1E5DF37D" w14:textId="77777777" w:rsidR="00DA0C49" w:rsidRDefault="00B10EEA">
            <w:pPr>
              <w:spacing w:after="0"/>
            </w:pPr>
            <w:r>
              <w:rPr>
                <w:sz w:val="15"/>
              </w:rPr>
              <w:t>A11</w:t>
            </w:r>
          </w:p>
        </w:tc>
        <w:tc>
          <w:tcPr>
            <w:tcW w:w="1944" w:type="dxa"/>
            <w:tcMar>
              <w:top w:w="80" w:type="dxa"/>
              <w:left w:w="80" w:type="dxa"/>
              <w:bottom w:w="80" w:type="dxa"/>
              <w:right w:w="80" w:type="dxa"/>
            </w:tcMar>
            <w:vAlign w:val="center"/>
          </w:tcPr>
          <w:p w14:paraId="1552D296" w14:textId="77777777" w:rsidR="00DA0C49" w:rsidRDefault="00B10EEA">
            <w:pPr>
              <w:spacing w:after="0"/>
            </w:pPr>
            <w:r>
              <w:rPr>
                <w:sz w:val="15"/>
              </w:rPr>
              <w:t>Payment Posting &amp; Reconciliation Agent</w:t>
            </w:r>
          </w:p>
        </w:tc>
        <w:tc>
          <w:tcPr>
            <w:tcW w:w="1800" w:type="dxa"/>
            <w:tcMar>
              <w:top w:w="80" w:type="dxa"/>
              <w:left w:w="80" w:type="dxa"/>
              <w:bottom w:w="80" w:type="dxa"/>
              <w:right w:w="80" w:type="dxa"/>
            </w:tcMar>
            <w:vAlign w:val="center"/>
          </w:tcPr>
          <w:p w14:paraId="2565859B" w14:textId="77777777" w:rsidR="00DA0C49" w:rsidRDefault="00B10EEA">
            <w:pPr>
              <w:spacing w:after="0"/>
            </w:pPr>
            <w:r>
              <w:rPr>
                <w:sz w:val="15"/>
              </w:rPr>
              <w:t>ERA/EOB/lockbox/bank transaction received</w:t>
            </w:r>
          </w:p>
        </w:tc>
        <w:tc>
          <w:tcPr>
            <w:tcW w:w="3960" w:type="dxa"/>
            <w:tcMar>
              <w:top w:w="80" w:type="dxa"/>
              <w:left w:w="80" w:type="dxa"/>
              <w:bottom w:w="80" w:type="dxa"/>
              <w:right w:w="80" w:type="dxa"/>
            </w:tcMar>
            <w:vAlign w:val="center"/>
          </w:tcPr>
          <w:p w14:paraId="42C35F3A" w14:textId="77777777" w:rsidR="00DA0C49" w:rsidRDefault="00B10EEA">
            <w:pPr>
              <w:spacing w:after="0"/>
            </w:pPr>
            <w:r>
              <w:rPr>
                <w:sz w:val="15"/>
              </w:rPr>
              <w:t>Matches payment to claim/account, prepares posting, reconciles ERA to bank deposit, detects unapplied cash/credit balances, identifies variance</w:t>
            </w:r>
          </w:p>
        </w:tc>
        <w:tc>
          <w:tcPr>
            <w:tcW w:w="1872" w:type="dxa"/>
            <w:tcMar>
              <w:top w:w="80" w:type="dxa"/>
              <w:left w:w="80" w:type="dxa"/>
              <w:bottom w:w="80" w:type="dxa"/>
              <w:right w:w="80" w:type="dxa"/>
            </w:tcMar>
            <w:vAlign w:val="center"/>
          </w:tcPr>
          <w:p w14:paraId="5C291EB1" w14:textId="77777777" w:rsidR="00DA0C49" w:rsidRDefault="00B10EEA">
            <w:pPr>
              <w:spacing w:after="0"/>
            </w:pPr>
            <w:r>
              <w:rPr>
                <w:sz w:val="15"/>
              </w:rPr>
              <w:t>Approval before write-back until accuracy threshold met</w:t>
            </w:r>
          </w:p>
        </w:tc>
        <w:tc>
          <w:tcPr>
            <w:tcW w:w="1656" w:type="dxa"/>
            <w:tcMar>
              <w:top w:w="80" w:type="dxa"/>
              <w:left w:w="80" w:type="dxa"/>
              <w:bottom w:w="80" w:type="dxa"/>
              <w:right w:w="80" w:type="dxa"/>
            </w:tcMar>
            <w:vAlign w:val="center"/>
          </w:tcPr>
          <w:p w14:paraId="308B5859" w14:textId="77777777" w:rsidR="00DA0C49" w:rsidRDefault="00B10EEA">
            <w:pPr>
              <w:spacing w:after="0"/>
            </w:pPr>
            <w:r>
              <w:rPr>
                <w:sz w:val="15"/>
              </w:rPr>
              <w:t>Days to post; unapplied cash; reconciliation variance</w:t>
            </w:r>
          </w:p>
        </w:tc>
        <w:tc>
          <w:tcPr>
            <w:tcW w:w="936" w:type="dxa"/>
            <w:tcMar>
              <w:top w:w="80" w:type="dxa"/>
              <w:left w:w="80" w:type="dxa"/>
              <w:bottom w:w="80" w:type="dxa"/>
              <w:right w:w="80" w:type="dxa"/>
            </w:tcMar>
            <w:vAlign w:val="center"/>
          </w:tcPr>
          <w:p w14:paraId="6CC92552" w14:textId="77777777" w:rsidR="00DA0C49" w:rsidRDefault="00B10EEA">
            <w:pPr>
              <w:spacing w:after="0"/>
            </w:pPr>
            <w:r>
              <w:rPr>
                <w:sz w:val="15"/>
              </w:rPr>
              <w:t>MVP+</w:t>
            </w:r>
          </w:p>
        </w:tc>
      </w:tr>
      <w:tr w:rsidR="00DA0C49" w14:paraId="0B897841" w14:textId="77777777">
        <w:trPr>
          <w:cantSplit/>
          <w:jc w:val="center"/>
        </w:trPr>
        <w:tc>
          <w:tcPr>
            <w:tcW w:w="504" w:type="dxa"/>
            <w:shd w:val="clear" w:color="auto" w:fill="F3F6F9"/>
            <w:tcMar>
              <w:top w:w="80" w:type="dxa"/>
              <w:left w:w="80" w:type="dxa"/>
              <w:bottom w:w="80" w:type="dxa"/>
              <w:right w:w="80" w:type="dxa"/>
            </w:tcMar>
            <w:vAlign w:val="center"/>
          </w:tcPr>
          <w:p w14:paraId="38CDDB94" w14:textId="77777777" w:rsidR="00DA0C49" w:rsidRDefault="00B10EEA">
            <w:pPr>
              <w:spacing w:after="0"/>
            </w:pPr>
            <w:r>
              <w:rPr>
                <w:sz w:val="15"/>
              </w:rPr>
              <w:lastRenderedPageBreak/>
              <w:t>A12</w:t>
            </w:r>
          </w:p>
        </w:tc>
        <w:tc>
          <w:tcPr>
            <w:tcW w:w="1944" w:type="dxa"/>
            <w:shd w:val="clear" w:color="auto" w:fill="F3F6F9"/>
            <w:tcMar>
              <w:top w:w="80" w:type="dxa"/>
              <w:left w:w="80" w:type="dxa"/>
              <w:bottom w:w="80" w:type="dxa"/>
              <w:right w:w="80" w:type="dxa"/>
            </w:tcMar>
            <w:vAlign w:val="center"/>
          </w:tcPr>
          <w:p w14:paraId="4C6D7CD4" w14:textId="77777777" w:rsidR="00DA0C49" w:rsidRDefault="00B10EEA">
            <w:pPr>
              <w:spacing w:after="0"/>
            </w:pPr>
            <w:r>
              <w:rPr>
                <w:sz w:val="15"/>
              </w:rPr>
              <w:t>Patient Financial Engagement Agent</w:t>
            </w:r>
          </w:p>
        </w:tc>
        <w:tc>
          <w:tcPr>
            <w:tcW w:w="1800" w:type="dxa"/>
            <w:shd w:val="clear" w:color="auto" w:fill="F3F6F9"/>
            <w:tcMar>
              <w:top w:w="80" w:type="dxa"/>
              <w:left w:w="80" w:type="dxa"/>
              <w:bottom w:w="80" w:type="dxa"/>
              <w:right w:w="80" w:type="dxa"/>
            </w:tcMar>
            <w:vAlign w:val="center"/>
          </w:tcPr>
          <w:p w14:paraId="1F5AB679" w14:textId="77777777" w:rsidR="00DA0C49" w:rsidRDefault="00B10EEA">
            <w:pPr>
              <w:spacing w:after="0"/>
            </w:pPr>
            <w:r>
              <w:rPr>
                <w:sz w:val="15"/>
              </w:rPr>
              <w:t>Patient responsibility confirmed or balance ages</w:t>
            </w:r>
          </w:p>
        </w:tc>
        <w:tc>
          <w:tcPr>
            <w:tcW w:w="3960" w:type="dxa"/>
            <w:shd w:val="clear" w:color="auto" w:fill="F3F6F9"/>
            <w:tcMar>
              <w:top w:w="80" w:type="dxa"/>
              <w:left w:w="80" w:type="dxa"/>
              <w:bottom w:w="80" w:type="dxa"/>
              <w:right w:w="80" w:type="dxa"/>
            </w:tcMar>
            <w:vAlign w:val="center"/>
          </w:tcPr>
          <w:p w14:paraId="7616F12F" w14:textId="77777777" w:rsidR="00DA0C49" w:rsidRDefault="00B10EEA">
            <w:pPr>
              <w:spacing w:after="0"/>
            </w:pPr>
            <w:r>
              <w:rPr>
                <w:sz w:val="15"/>
              </w:rPr>
              <w:t>Generates personalized statement/explanation, selects channel/timing, detects payment-plan eligibility and disputes, creates staff task for sensitive cases</w:t>
            </w:r>
          </w:p>
        </w:tc>
        <w:tc>
          <w:tcPr>
            <w:tcW w:w="1872" w:type="dxa"/>
            <w:shd w:val="clear" w:color="auto" w:fill="F3F6F9"/>
            <w:tcMar>
              <w:top w:w="80" w:type="dxa"/>
              <w:left w:w="80" w:type="dxa"/>
              <w:bottom w:w="80" w:type="dxa"/>
              <w:right w:w="80" w:type="dxa"/>
            </w:tcMar>
            <w:vAlign w:val="center"/>
          </w:tcPr>
          <w:p w14:paraId="692F7EE0" w14:textId="77777777" w:rsidR="00DA0C49" w:rsidRDefault="00B10EEA">
            <w:pPr>
              <w:spacing w:after="0"/>
            </w:pPr>
            <w:r>
              <w:rPr>
                <w:sz w:val="15"/>
              </w:rPr>
              <w:t>Human review for hardship/complex disputes</w:t>
            </w:r>
            <w:ins w:id="183" w:author="Claude" w:date="2026-10-02T09:00:00Z">
              <w:r>
                <w:rPr>
                  <w:sz w:val="15"/>
                </w:rPr>
                <w:t>; compliance review of outreach rules (TCPA, Reg F, state collection law)</w:t>
              </w:r>
            </w:ins>
          </w:p>
        </w:tc>
        <w:tc>
          <w:tcPr>
            <w:tcW w:w="1656" w:type="dxa"/>
            <w:shd w:val="clear" w:color="auto" w:fill="F3F6F9"/>
            <w:tcMar>
              <w:top w:w="80" w:type="dxa"/>
              <w:left w:w="80" w:type="dxa"/>
              <w:bottom w:w="80" w:type="dxa"/>
              <w:right w:w="80" w:type="dxa"/>
            </w:tcMar>
            <w:vAlign w:val="center"/>
          </w:tcPr>
          <w:p w14:paraId="5E23394E" w14:textId="77777777" w:rsidR="00DA0C49" w:rsidRDefault="00B10EEA">
            <w:pPr>
              <w:spacing w:after="0"/>
            </w:pPr>
            <w:r>
              <w:rPr>
                <w:sz w:val="15"/>
              </w:rPr>
              <w:t>Patient collections; days patient AR</w:t>
            </w:r>
          </w:p>
        </w:tc>
        <w:tc>
          <w:tcPr>
            <w:tcW w:w="936" w:type="dxa"/>
            <w:shd w:val="clear" w:color="auto" w:fill="F3F6F9"/>
            <w:tcMar>
              <w:top w:w="80" w:type="dxa"/>
              <w:left w:w="80" w:type="dxa"/>
              <w:bottom w:w="80" w:type="dxa"/>
              <w:right w:w="80" w:type="dxa"/>
            </w:tcMar>
            <w:vAlign w:val="center"/>
          </w:tcPr>
          <w:p w14:paraId="085A4EB0" w14:textId="77777777" w:rsidR="00DA0C49" w:rsidRDefault="00B10EEA">
            <w:pPr>
              <w:spacing w:after="0"/>
            </w:pPr>
            <w:r>
              <w:rPr>
                <w:sz w:val="15"/>
              </w:rPr>
              <w:t>Phase 2</w:t>
            </w:r>
          </w:p>
        </w:tc>
      </w:tr>
      <w:tr w:rsidR="00DA0C49" w14:paraId="741B3C0E" w14:textId="77777777">
        <w:trPr>
          <w:cantSplit/>
          <w:jc w:val="center"/>
        </w:trPr>
        <w:tc>
          <w:tcPr>
            <w:tcW w:w="504" w:type="dxa"/>
            <w:tcMar>
              <w:top w:w="80" w:type="dxa"/>
              <w:left w:w="80" w:type="dxa"/>
              <w:bottom w:w="80" w:type="dxa"/>
              <w:right w:w="80" w:type="dxa"/>
            </w:tcMar>
            <w:vAlign w:val="center"/>
          </w:tcPr>
          <w:p w14:paraId="33D6FF93" w14:textId="77777777" w:rsidR="00DA0C49" w:rsidRDefault="00B10EEA">
            <w:pPr>
              <w:spacing w:after="0"/>
            </w:pPr>
            <w:r>
              <w:rPr>
                <w:sz w:val="15"/>
              </w:rPr>
              <w:t>A13</w:t>
            </w:r>
          </w:p>
        </w:tc>
        <w:tc>
          <w:tcPr>
            <w:tcW w:w="1944" w:type="dxa"/>
            <w:tcMar>
              <w:top w:w="80" w:type="dxa"/>
              <w:left w:w="80" w:type="dxa"/>
              <w:bottom w:w="80" w:type="dxa"/>
              <w:right w:w="80" w:type="dxa"/>
            </w:tcMar>
            <w:vAlign w:val="center"/>
          </w:tcPr>
          <w:p w14:paraId="5A177973" w14:textId="77777777" w:rsidR="00DA0C49" w:rsidRDefault="00B10EEA">
            <w:pPr>
              <w:spacing w:after="0"/>
            </w:pPr>
            <w:r>
              <w:rPr>
                <w:sz w:val="15"/>
              </w:rPr>
              <w:t>Credentialing &amp; Enrollment Agent</w:t>
            </w:r>
          </w:p>
        </w:tc>
        <w:tc>
          <w:tcPr>
            <w:tcW w:w="1800" w:type="dxa"/>
            <w:tcMar>
              <w:top w:w="80" w:type="dxa"/>
              <w:left w:w="80" w:type="dxa"/>
              <w:bottom w:w="80" w:type="dxa"/>
              <w:right w:w="80" w:type="dxa"/>
            </w:tcMar>
            <w:vAlign w:val="center"/>
          </w:tcPr>
          <w:p w14:paraId="519B22D1" w14:textId="77777777" w:rsidR="00DA0C49" w:rsidRDefault="00B10EEA">
            <w:pPr>
              <w:spacing w:after="0"/>
            </w:pPr>
            <w:r>
              <w:rPr>
                <w:sz w:val="15"/>
              </w:rPr>
              <w:t>Provider added; expiry or enrollment status changes</w:t>
            </w:r>
          </w:p>
        </w:tc>
        <w:tc>
          <w:tcPr>
            <w:tcW w:w="3960" w:type="dxa"/>
            <w:tcMar>
              <w:top w:w="80" w:type="dxa"/>
              <w:left w:w="80" w:type="dxa"/>
              <w:bottom w:w="80" w:type="dxa"/>
              <w:right w:w="80" w:type="dxa"/>
            </w:tcMar>
            <w:vAlign w:val="center"/>
          </w:tcPr>
          <w:p w14:paraId="4793974C" w14:textId="77777777" w:rsidR="00DA0C49" w:rsidRDefault="00B10EEA">
            <w:pPr>
              <w:spacing w:after="0"/>
            </w:pPr>
            <w:r>
              <w:rPr>
                <w:sz w:val="15"/>
              </w:rPr>
              <w:t>Tracks payer enrollment, expiry, sanctions/screening, provider-location combinations and claim risk from credential gaps</w:t>
            </w:r>
          </w:p>
        </w:tc>
        <w:tc>
          <w:tcPr>
            <w:tcW w:w="1872" w:type="dxa"/>
            <w:tcMar>
              <w:top w:w="80" w:type="dxa"/>
              <w:left w:w="80" w:type="dxa"/>
              <w:bottom w:w="80" w:type="dxa"/>
              <w:right w:w="80" w:type="dxa"/>
            </w:tcMar>
            <w:vAlign w:val="center"/>
          </w:tcPr>
          <w:p w14:paraId="0420239E" w14:textId="77777777" w:rsidR="00DA0C49" w:rsidRDefault="00B10EEA">
            <w:pPr>
              <w:spacing w:after="0"/>
            </w:pPr>
            <w:r>
              <w:rPr>
                <w:sz w:val="15"/>
              </w:rPr>
              <w:t>Compliance owner approval</w:t>
            </w:r>
          </w:p>
        </w:tc>
        <w:tc>
          <w:tcPr>
            <w:tcW w:w="1656" w:type="dxa"/>
            <w:tcMar>
              <w:top w:w="80" w:type="dxa"/>
              <w:left w:w="80" w:type="dxa"/>
              <w:bottom w:w="80" w:type="dxa"/>
              <w:right w:w="80" w:type="dxa"/>
            </w:tcMar>
            <w:vAlign w:val="center"/>
          </w:tcPr>
          <w:p w14:paraId="6003122E" w14:textId="77777777" w:rsidR="00DA0C49" w:rsidRDefault="00B10EEA">
            <w:pPr>
              <w:spacing w:after="0"/>
            </w:pPr>
            <w:r>
              <w:rPr>
                <w:sz w:val="15"/>
              </w:rPr>
              <w:t>Credentialing denials; enrollment cycle time</w:t>
            </w:r>
          </w:p>
        </w:tc>
        <w:tc>
          <w:tcPr>
            <w:tcW w:w="936" w:type="dxa"/>
            <w:tcMar>
              <w:top w:w="80" w:type="dxa"/>
              <w:left w:w="80" w:type="dxa"/>
              <w:bottom w:w="80" w:type="dxa"/>
              <w:right w:w="80" w:type="dxa"/>
            </w:tcMar>
            <w:vAlign w:val="center"/>
          </w:tcPr>
          <w:p w14:paraId="70DD47DF" w14:textId="77777777" w:rsidR="00DA0C49" w:rsidRDefault="00B10EEA">
            <w:pPr>
              <w:spacing w:after="0"/>
            </w:pPr>
            <w:r>
              <w:rPr>
                <w:sz w:val="15"/>
              </w:rPr>
              <w:t>Phase 2</w:t>
            </w:r>
          </w:p>
        </w:tc>
      </w:tr>
      <w:tr w:rsidR="00DA0C49" w14:paraId="1D77B653" w14:textId="77777777">
        <w:trPr>
          <w:cantSplit/>
          <w:jc w:val="center"/>
        </w:trPr>
        <w:tc>
          <w:tcPr>
            <w:tcW w:w="504" w:type="dxa"/>
            <w:shd w:val="clear" w:color="auto" w:fill="F3F6F9"/>
            <w:tcMar>
              <w:top w:w="80" w:type="dxa"/>
              <w:left w:w="80" w:type="dxa"/>
              <w:bottom w:w="80" w:type="dxa"/>
              <w:right w:w="80" w:type="dxa"/>
            </w:tcMar>
            <w:vAlign w:val="center"/>
          </w:tcPr>
          <w:p w14:paraId="53DBE3A4" w14:textId="77777777" w:rsidR="00DA0C49" w:rsidRDefault="00B10EEA">
            <w:pPr>
              <w:spacing w:after="0"/>
            </w:pPr>
            <w:r>
              <w:rPr>
                <w:sz w:val="15"/>
              </w:rPr>
              <w:t>A14</w:t>
            </w:r>
          </w:p>
        </w:tc>
        <w:tc>
          <w:tcPr>
            <w:tcW w:w="1944" w:type="dxa"/>
            <w:shd w:val="clear" w:color="auto" w:fill="F3F6F9"/>
            <w:tcMar>
              <w:top w:w="80" w:type="dxa"/>
              <w:left w:w="80" w:type="dxa"/>
              <w:bottom w:w="80" w:type="dxa"/>
              <w:right w:w="80" w:type="dxa"/>
            </w:tcMar>
            <w:vAlign w:val="center"/>
          </w:tcPr>
          <w:p w14:paraId="35B8DC7A" w14:textId="77777777" w:rsidR="00DA0C49" w:rsidRDefault="00B10EEA">
            <w:pPr>
              <w:spacing w:after="0"/>
            </w:pPr>
            <w:r>
              <w:rPr>
                <w:sz w:val="15"/>
              </w:rPr>
              <w:t>RCM Operations Control Tower</w:t>
            </w:r>
          </w:p>
        </w:tc>
        <w:tc>
          <w:tcPr>
            <w:tcW w:w="1800" w:type="dxa"/>
            <w:shd w:val="clear" w:color="auto" w:fill="F3F6F9"/>
            <w:tcMar>
              <w:top w:w="80" w:type="dxa"/>
              <w:left w:w="80" w:type="dxa"/>
              <w:bottom w:w="80" w:type="dxa"/>
              <w:right w:w="80" w:type="dxa"/>
            </w:tcMar>
            <w:vAlign w:val="center"/>
          </w:tcPr>
          <w:p w14:paraId="0FEEFC41" w14:textId="77777777" w:rsidR="00DA0C49" w:rsidRDefault="00B10EEA">
            <w:pPr>
              <w:spacing w:after="0"/>
            </w:pPr>
            <w:r>
              <w:rPr>
                <w:sz w:val="15"/>
              </w:rPr>
              <w:t>Continuous</w:t>
            </w:r>
          </w:p>
        </w:tc>
        <w:tc>
          <w:tcPr>
            <w:tcW w:w="3960" w:type="dxa"/>
            <w:shd w:val="clear" w:color="auto" w:fill="F3F6F9"/>
            <w:tcMar>
              <w:top w:w="80" w:type="dxa"/>
              <w:left w:w="80" w:type="dxa"/>
              <w:bottom w:w="80" w:type="dxa"/>
              <w:right w:w="80" w:type="dxa"/>
            </w:tcMar>
            <w:vAlign w:val="center"/>
          </w:tcPr>
          <w:p w14:paraId="5E500B79" w14:textId="77777777" w:rsidR="00DA0C49" w:rsidRDefault="00B10EEA">
            <w:pPr>
              <w:spacing w:after="0"/>
            </w:pPr>
            <w:r>
              <w:rPr>
                <w:sz w:val="15"/>
              </w:rPr>
              <w:t>Forecasts cash, backlog and staffing; detects queue anomalies, payer slowdowns and process bottlenecks; recommends load balancing and escalation</w:t>
            </w:r>
          </w:p>
        </w:tc>
        <w:tc>
          <w:tcPr>
            <w:tcW w:w="1872" w:type="dxa"/>
            <w:shd w:val="clear" w:color="auto" w:fill="F3F6F9"/>
            <w:tcMar>
              <w:top w:w="80" w:type="dxa"/>
              <w:left w:w="80" w:type="dxa"/>
              <w:bottom w:w="80" w:type="dxa"/>
              <w:right w:w="80" w:type="dxa"/>
            </w:tcMar>
            <w:vAlign w:val="center"/>
          </w:tcPr>
          <w:p w14:paraId="3FD51432" w14:textId="77777777" w:rsidR="00DA0C49" w:rsidRDefault="00B10EEA">
            <w:pPr>
              <w:spacing w:after="0"/>
            </w:pPr>
            <w:r>
              <w:rPr>
                <w:sz w:val="15"/>
              </w:rPr>
              <w:t>Operations leader approves resource changes</w:t>
            </w:r>
          </w:p>
        </w:tc>
        <w:tc>
          <w:tcPr>
            <w:tcW w:w="1656" w:type="dxa"/>
            <w:shd w:val="clear" w:color="auto" w:fill="F3F6F9"/>
            <w:tcMar>
              <w:top w:w="80" w:type="dxa"/>
              <w:left w:w="80" w:type="dxa"/>
              <w:bottom w:w="80" w:type="dxa"/>
              <w:right w:w="80" w:type="dxa"/>
            </w:tcMar>
            <w:vAlign w:val="center"/>
          </w:tcPr>
          <w:p w14:paraId="6C74A9F0" w14:textId="77777777" w:rsidR="00DA0C49" w:rsidRDefault="00B10EEA">
            <w:pPr>
              <w:spacing w:after="0"/>
            </w:pPr>
            <w:r>
              <w:rPr>
                <w:sz w:val="15"/>
              </w:rPr>
              <w:t>Cash forecast accuracy; backlog; productivity</w:t>
            </w:r>
          </w:p>
        </w:tc>
        <w:tc>
          <w:tcPr>
            <w:tcW w:w="936" w:type="dxa"/>
            <w:shd w:val="clear" w:color="auto" w:fill="F3F6F9"/>
            <w:tcMar>
              <w:top w:w="80" w:type="dxa"/>
              <w:left w:w="80" w:type="dxa"/>
              <w:bottom w:w="80" w:type="dxa"/>
              <w:right w:w="80" w:type="dxa"/>
            </w:tcMar>
            <w:vAlign w:val="center"/>
          </w:tcPr>
          <w:p w14:paraId="52A84BFB" w14:textId="77777777" w:rsidR="00DA0C49" w:rsidRDefault="00B10EEA">
            <w:pPr>
              <w:spacing w:after="0"/>
            </w:pPr>
            <w:r>
              <w:rPr>
                <w:sz w:val="15"/>
              </w:rPr>
              <w:t>MVP</w:t>
            </w:r>
          </w:p>
        </w:tc>
      </w:tr>
      <w:tr w:rsidR="00DA0C49" w14:paraId="5B75C542" w14:textId="77777777">
        <w:trPr>
          <w:cantSplit/>
          <w:jc w:val="center"/>
        </w:trPr>
        <w:tc>
          <w:tcPr>
            <w:tcW w:w="504" w:type="dxa"/>
            <w:tcMar>
              <w:top w:w="80" w:type="dxa"/>
              <w:left w:w="80" w:type="dxa"/>
              <w:bottom w:w="80" w:type="dxa"/>
              <w:right w:w="80" w:type="dxa"/>
            </w:tcMar>
            <w:vAlign w:val="center"/>
          </w:tcPr>
          <w:p w14:paraId="149A5556" w14:textId="77777777" w:rsidR="00DA0C49" w:rsidRDefault="00B10EEA">
            <w:pPr>
              <w:spacing w:after="0"/>
            </w:pPr>
            <w:r>
              <w:rPr>
                <w:sz w:val="15"/>
              </w:rPr>
              <w:t>A15</w:t>
            </w:r>
          </w:p>
        </w:tc>
        <w:tc>
          <w:tcPr>
            <w:tcW w:w="1944" w:type="dxa"/>
            <w:tcMar>
              <w:top w:w="80" w:type="dxa"/>
              <w:left w:w="80" w:type="dxa"/>
              <w:bottom w:w="80" w:type="dxa"/>
              <w:right w:w="80" w:type="dxa"/>
            </w:tcMar>
            <w:vAlign w:val="center"/>
          </w:tcPr>
          <w:p w14:paraId="7FC88D25" w14:textId="77777777" w:rsidR="00DA0C49" w:rsidRDefault="00B10EEA">
            <w:pPr>
              <w:spacing w:after="0"/>
            </w:pPr>
            <w:r>
              <w:rPr>
                <w:sz w:val="15"/>
              </w:rPr>
              <w:t>Revenue Assurance Investigator</w:t>
            </w:r>
          </w:p>
        </w:tc>
        <w:tc>
          <w:tcPr>
            <w:tcW w:w="1800" w:type="dxa"/>
            <w:tcMar>
              <w:top w:w="80" w:type="dxa"/>
              <w:left w:w="80" w:type="dxa"/>
              <w:bottom w:w="80" w:type="dxa"/>
              <w:right w:w="80" w:type="dxa"/>
            </w:tcMar>
            <w:vAlign w:val="center"/>
          </w:tcPr>
          <w:p w14:paraId="4BDBBA87" w14:textId="77777777" w:rsidR="00DA0C49" w:rsidRDefault="00B10EEA">
            <w:pPr>
              <w:spacing w:after="0"/>
            </w:pPr>
            <w:r>
              <w:rPr>
                <w:sz w:val="15"/>
              </w:rPr>
              <w:t>Unexpected variance in collections, payer mix or service-line yield</w:t>
            </w:r>
          </w:p>
        </w:tc>
        <w:tc>
          <w:tcPr>
            <w:tcW w:w="3960" w:type="dxa"/>
            <w:tcMar>
              <w:top w:w="80" w:type="dxa"/>
              <w:left w:w="80" w:type="dxa"/>
              <w:bottom w:w="80" w:type="dxa"/>
              <w:right w:w="80" w:type="dxa"/>
            </w:tcMar>
            <w:vAlign w:val="center"/>
          </w:tcPr>
          <w:p w14:paraId="478FB112" w14:textId="77777777" w:rsidR="00DA0C49" w:rsidRDefault="00B10EEA">
            <w:pPr>
              <w:spacing w:after="0"/>
            </w:pPr>
            <w:r>
              <w:rPr>
                <w:sz w:val="15"/>
              </w:rPr>
              <w:t>Explains variance by payer/CPT/location/provider, traces lost revenue to root causes, estimates recoverable vs structural leakage and creates investigation plan</w:t>
            </w:r>
            <w:ins w:id="184" w:author="Claude" w:date="2026-10-02T09:00:00Z">
              <w:r>
                <w:rPr>
                  <w:sz w:val="15"/>
                </w:rPr>
                <w:t>. A15-lite: read-only diagnostic on historical 837/835/ATB and PM data that quantifies leakage and sets the baseline</w:t>
              </w:r>
            </w:ins>
          </w:p>
        </w:tc>
        <w:tc>
          <w:tcPr>
            <w:tcW w:w="1872" w:type="dxa"/>
            <w:tcMar>
              <w:top w:w="80" w:type="dxa"/>
              <w:left w:w="80" w:type="dxa"/>
              <w:bottom w:w="80" w:type="dxa"/>
              <w:right w:w="80" w:type="dxa"/>
            </w:tcMar>
            <w:vAlign w:val="center"/>
          </w:tcPr>
          <w:p w14:paraId="6E88EC2F" w14:textId="77777777" w:rsidR="00DA0C49" w:rsidRDefault="00B10EEA">
            <w:pPr>
              <w:spacing w:after="0"/>
            </w:pPr>
            <w:r>
              <w:rPr>
                <w:sz w:val="15"/>
              </w:rPr>
              <w:t>Finance/RCM leader validates material findings</w:t>
            </w:r>
          </w:p>
        </w:tc>
        <w:tc>
          <w:tcPr>
            <w:tcW w:w="1656" w:type="dxa"/>
            <w:tcMar>
              <w:top w:w="80" w:type="dxa"/>
              <w:left w:w="80" w:type="dxa"/>
              <w:bottom w:w="80" w:type="dxa"/>
              <w:right w:w="80" w:type="dxa"/>
            </w:tcMar>
            <w:vAlign w:val="center"/>
          </w:tcPr>
          <w:p w14:paraId="15D9AF74" w14:textId="77777777" w:rsidR="00DA0C49" w:rsidRDefault="00B10EEA">
            <w:pPr>
              <w:spacing w:after="0"/>
            </w:pPr>
            <w:r>
              <w:rPr>
                <w:sz w:val="15"/>
              </w:rPr>
              <w:t>Net collection rate; recovered leakage</w:t>
            </w:r>
            <w:ins w:id="185" w:author="Claude" w:date="2026-10-02T09:00:00Z">
              <w:r>
                <w:rPr>
                  <w:sz w:val="15"/>
                </w:rPr>
                <w:t>; A15-lite: validated leakage baseline delivered</w:t>
              </w:r>
            </w:ins>
          </w:p>
        </w:tc>
        <w:tc>
          <w:tcPr>
            <w:tcW w:w="936" w:type="dxa"/>
            <w:tcMar>
              <w:top w:w="80" w:type="dxa"/>
              <w:left w:w="80" w:type="dxa"/>
              <w:bottom w:w="80" w:type="dxa"/>
              <w:right w:w="80" w:type="dxa"/>
            </w:tcMar>
            <w:vAlign w:val="center"/>
          </w:tcPr>
          <w:p w14:paraId="5B2CA9AA" w14:textId="77777777" w:rsidR="00DA0C49" w:rsidRDefault="00B10EEA">
            <w:pPr>
              <w:spacing w:after="0"/>
            </w:pPr>
            <w:del w:id="186" w:author="Claude" w:date="2026-10-02T09:00:00Z">
              <w:r>
                <w:rPr>
                  <w:sz w:val="15"/>
                </w:rPr>
                <w:delText>Phase 2</w:delText>
              </w:r>
            </w:del>
            <w:ins w:id="187" w:author="Claude" w:date="2026-10-02T09:00:00Z">
              <w:r>
                <w:rPr>
                  <w:sz w:val="15"/>
                </w:rPr>
                <w:t>Lite: MVP; full: Phase 2</w:t>
              </w:r>
            </w:ins>
          </w:p>
        </w:tc>
      </w:tr>
    </w:tbl>
    <w:p w14:paraId="501D6166" w14:textId="77777777" w:rsidR="008B20BB" w:rsidRDefault="00000000">
      <w:pPr>
        <w:pStyle w:val="Heading2"/>
        <w:rPr>
          <w:ins w:id="188" w:author="Claude" w:date="2026-10-02T09:00:00Z"/>
        </w:rPr>
      </w:pPr>
      <w:bookmarkStart w:id="189" w:name="_Toc242031646"/>
      <w:ins w:id="190" w:author="Claude" w:date="2026-10-02T09:00:00Z">
        <w:r>
          <w:t>Release waves for the MVP and MVP+ automations</w:t>
        </w:r>
        <w:bookmarkEnd w:id="189"/>
      </w:ins>
    </w:p>
    <w:p w14:paraId="122E5987" w14:textId="77777777" w:rsidR="008B20BB" w:rsidRDefault="00000000">
      <w:pPr>
        <w:rPr>
          <w:ins w:id="191" w:author="Claude" w:date="2026-10-02T09:00:00Z"/>
        </w:rPr>
      </w:pPr>
      <w:ins w:id="192" w:author="Claude" w:date="2026-10-02T09:00:00Z">
        <w:r>
          <w:t>The Phase column above is the single source of truth for scope: MVP = A1, A3, A5, A6, A7, A8, A10, A14, plus A15-lite as the land motion; MVP+ = A2, A9, A11; Phase 2 = A4, A12, A13 and the full A15. Because the MVP contains eight automations, delivery is staged: every automation shares the same data, policy and audit foundation, but goes live only when its own shadow-mode exit criteria (Appendix A) are met.</w:t>
        </w:r>
      </w:ins>
    </w:p>
    <w:tbl>
      <w:tblPr>
        <w:tblStyle w:val="TableGrid"/>
        <w:tblW w:w="0" w:type="auto"/>
        <w:jc w:val="center"/>
        <w:tblLook w:val="04A0" w:firstRow="1" w:lastRow="0" w:firstColumn="1" w:lastColumn="0" w:noHBand="0" w:noVBand="1"/>
      </w:tblPr>
      <w:tblGrid>
        <w:gridCol w:w="1498"/>
        <w:gridCol w:w="1499"/>
        <w:gridCol w:w="2298"/>
        <w:gridCol w:w="1998"/>
        <w:gridCol w:w="2921"/>
      </w:tblGrid>
      <w:tr w:rsidR="008B20BB" w14:paraId="1059A87C" w14:textId="77777777">
        <w:trPr>
          <w:cantSplit/>
          <w:tblHeader/>
          <w:jc w:val="center"/>
          <w:ins w:id="193" w:author="Claude" w:date="2026-10-02T09:00:00Z"/>
        </w:trPr>
        <w:tc>
          <w:tcPr>
            <w:tcW w:w="1500" w:type="dxa"/>
            <w:shd w:val="clear" w:color="auto" w:fill="17365D"/>
            <w:tcMar>
              <w:top w:w="80" w:type="dxa"/>
              <w:left w:w="80" w:type="dxa"/>
              <w:bottom w:w="80" w:type="dxa"/>
              <w:right w:w="80" w:type="dxa"/>
            </w:tcMar>
            <w:vAlign w:val="center"/>
          </w:tcPr>
          <w:p w14:paraId="172D50DC" w14:textId="77777777" w:rsidR="008B20BB" w:rsidRDefault="00000000">
            <w:pPr>
              <w:spacing w:after="0"/>
              <w:rPr>
                <w:ins w:id="194" w:author="Claude" w:date="2026-10-02T09:00:00Z"/>
              </w:rPr>
            </w:pPr>
            <w:ins w:id="195" w:author="Claude" w:date="2026-10-02T09:00:00Z">
              <w:r>
                <w:rPr>
                  <w:b/>
                  <w:color w:val="FFFFFF"/>
                  <w:sz w:val="15"/>
                </w:rPr>
                <w:t>Wave</w:t>
              </w:r>
            </w:ins>
          </w:p>
        </w:tc>
        <w:tc>
          <w:tcPr>
            <w:tcW w:w="1500" w:type="dxa"/>
            <w:shd w:val="clear" w:color="auto" w:fill="17365D"/>
            <w:tcMar>
              <w:top w:w="80" w:type="dxa"/>
              <w:left w:w="80" w:type="dxa"/>
              <w:bottom w:w="80" w:type="dxa"/>
              <w:right w:w="80" w:type="dxa"/>
            </w:tcMar>
            <w:vAlign w:val="center"/>
          </w:tcPr>
          <w:p w14:paraId="4083BFF8" w14:textId="77777777" w:rsidR="008B20BB" w:rsidRDefault="00000000">
            <w:pPr>
              <w:spacing w:after="0"/>
              <w:rPr>
                <w:ins w:id="196" w:author="Claude" w:date="2026-10-02T09:00:00Z"/>
              </w:rPr>
            </w:pPr>
            <w:ins w:id="197" w:author="Claude" w:date="2026-10-02T09:00:00Z">
              <w:r>
                <w:rPr>
                  <w:b/>
                  <w:color w:val="FFFFFF"/>
                  <w:sz w:val="15"/>
                </w:rPr>
                <w:t>Window</w:t>
              </w:r>
            </w:ins>
          </w:p>
        </w:tc>
        <w:tc>
          <w:tcPr>
            <w:tcW w:w="2300" w:type="dxa"/>
            <w:shd w:val="clear" w:color="auto" w:fill="17365D"/>
            <w:tcMar>
              <w:top w:w="80" w:type="dxa"/>
              <w:left w:w="80" w:type="dxa"/>
              <w:bottom w:w="80" w:type="dxa"/>
              <w:right w:w="80" w:type="dxa"/>
            </w:tcMar>
            <w:vAlign w:val="center"/>
          </w:tcPr>
          <w:p w14:paraId="196861D7" w14:textId="77777777" w:rsidR="008B20BB" w:rsidRDefault="00000000">
            <w:pPr>
              <w:spacing w:after="0"/>
              <w:rPr>
                <w:ins w:id="198" w:author="Claude" w:date="2026-10-02T09:00:00Z"/>
              </w:rPr>
            </w:pPr>
            <w:ins w:id="199" w:author="Claude" w:date="2026-10-02T09:00:00Z">
              <w:r>
                <w:rPr>
                  <w:b/>
                  <w:color w:val="FFFFFF"/>
                  <w:sz w:val="15"/>
                </w:rPr>
                <w:t>Automations</w:t>
              </w:r>
            </w:ins>
          </w:p>
        </w:tc>
        <w:tc>
          <w:tcPr>
            <w:tcW w:w="2000" w:type="dxa"/>
            <w:shd w:val="clear" w:color="auto" w:fill="17365D"/>
            <w:tcMar>
              <w:top w:w="80" w:type="dxa"/>
              <w:left w:w="80" w:type="dxa"/>
              <w:bottom w:w="80" w:type="dxa"/>
              <w:right w:w="80" w:type="dxa"/>
            </w:tcMar>
            <w:vAlign w:val="center"/>
          </w:tcPr>
          <w:p w14:paraId="547E394A" w14:textId="77777777" w:rsidR="008B20BB" w:rsidRDefault="00000000">
            <w:pPr>
              <w:spacing w:after="0"/>
              <w:rPr>
                <w:ins w:id="200" w:author="Claude" w:date="2026-10-02T09:00:00Z"/>
              </w:rPr>
            </w:pPr>
            <w:ins w:id="201" w:author="Claude" w:date="2026-10-02T09:00:00Z">
              <w:r>
                <w:rPr>
                  <w:b/>
                  <w:color w:val="FFFFFF"/>
                  <w:sz w:val="15"/>
                </w:rPr>
                <w:t>Maximum autonomy at exit</w:t>
              </w:r>
            </w:ins>
          </w:p>
        </w:tc>
        <w:tc>
          <w:tcPr>
            <w:tcW w:w="2924" w:type="dxa"/>
            <w:shd w:val="clear" w:color="auto" w:fill="17365D"/>
            <w:tcMar>
              <w:top w:w="80" w:type="dxa"/>
              <w:left w:w="80" w:type="dxa"/>
              <w:bottom w:w="80" w:type="dxa"/>
              <w:right w:w="80" w:type="dxa"/>
            </w:tcMar>
            <w:vAlign w:val="center"/>
          </w:tcPr>
          <w:p w14:paraId="0968B0F7" w14:textId="77777777" w:rsidR="008B20BB" w:rsidRDefault="00000000">
            <w:pPr>
              <w:spacing w:after="0"/>
              <w:rPr>
                <w:ins w:id="202" w:author="Claude" w:date="2026-10-02T09:00:00Z"/>
              </w:rPr>
            </w:pPr>
            <w:ins w:id="203" w:author="Claude" w:date="2026-10-02T09:00:00Z">
              <w:r>
                <w:rPr>
                  <w:b/>
                  <w:color w:val="FFFFFF"/>
                  <w:sz w:val="15"/>
                </w:rPr>
                <w:t>Gate / dependency</w:t>
              </w:r>
            </w:ins>
          </w:p>
        </w:tc>
      </w:tr>
      <w:tr w:rsidR="008B20BB" w14:paraId="519F98F0" w14:textId="77777777">
        <w:trPr>
          <w:cantSplit/>
          <w:jc w:val="center"/>
          <w:ins w:id="204" w:author="Claude" w:date="2026-10-02T09:00:00Z"/>
        </w:trPr>
        <w:tc>
          <w:tcPr>
            <w:tcW w:w="1500" w:type="dxa"/>
            <w:tcMar>
              <w:top w:w="80" w:type="dxa"/>
              <w:left w:w="80" w:type="dxa"/>
              <w:bottom w:w="80" w:type="dxa"/>
              <w:right w:w="80" w:type="dxa"/>
            </w:tcMar>
            <w:vAlign w:val="center"/>
          </w:tcPr>
          <w:p w14:paraId="5AA14BBA" w14:textId="77777777" w:rsidR="008B20BB" w:rsidRDefault="00000000">
            <w:pPr>
              <w:spacing w:after="0"/>
              <w:rPr>
                <w:ins w:id="205" w:author="Claude" w:date="2026-10-02T09:00:00Z"/>
              </w:rPr>
            </w:pPr>
            <w:ins w:id="206" w:author="Claude" w:date="2026-10-02T09:00:00Z">
              <w:r>
                <w:rPr>
                  <w:sz w:val="15"/>
                </w:rPr>
                <w:t>Foundation + baseline</w:t>
              </w:r>
            </w:ins>
          </w:p>
        </w:tc>
        <w:tc>
          <w:tcPr>
            <w:tcW w:w="1500" w:type="dxa"/>
            <w:tcMar>
              <w:top w:w="80" w:type="dxa"/>
              <w:left w:w="80" w:type="dxa"/>
              <w:bottom w:w="80" w:type="dxa"/>
              <w:right w:w="80" w:type="dxa"/>
            </w:tcMar>
            <w:vAlign w:val="center"/>
          </w:tcPr>
          <w:p w14:paraId="78E2FEA0" w14:textId="77777777" w:rsidR="008B20BB" w:rsidRDefault="00000000">
            <w:pPr>
              <w:spacing w:after="0"/>
              <w:rPr>
                <w:ins w:id="207" w:author="Claude" w:date="2026-10-02T09:00:00Z"/>
              </w:rPr>
            </w:pPr>
            <w:ins w:id="208" w:author="Claude" w:date="2026-10-02T09:00:00Z">
              <w:r>
                <w:rPr>
                  <w:sz w:val="15"/>
                </w:rPr>
                <w:t>Days 0–30</w:t>
              </w:r>
            </w:ins>
          </w:p>
        </w:tc>
        <w:tc>
          <w:tcPr>
            <w:tcW w:w="2300" w:type="dxa"/>
            <w:tcMar>
              <w:top w:w="80" w:type="dxa"/>
              <w:left w:w="80" w:type="dxa"/>
              <w:bottom w:w="80" w:type="dxa"/>
              <w:right w:w="80" w:type="dxa"/>
            </w:tcMar>
            <w:vAlign w:val="center"/>
          </w:tcPr>
          <w:p w14:paraId="374F3B15" w14:textId="77777777" w:rsidR="008B20BB" w:rsidRDefault="00000000">
            <w:pPr>
              <w:spacing w:after="0"/>
              <w:rPr>
                <w:ins w:id="209" w:author="Claude" w:date="2026-10-02T09:00:00Z"/>
              </w:rPr>
            </w:pPr>
            <w:ins w:id="210" w:author="Claude" w:date="2026-10-02T09:00:00Z">
              <w:r>
                <w:rPr>
                  <w:sz w:val="15"/>
                </w:rPr>
                <w:t>A15-lite read-only diagnostic (land motion); A14 baseline (KPI and cash baseline only)</w:t>
              </w:r>
            </w:ins>
          </w:p>
        </w:tc>
        <w:tc>
          <w:tcPr>
            <w:tcW w:w="2000" w:type="dxa"/>
            <w:tcMar>
              <w:top w:w="80" w:type="dxa"/>
              <w:left w:w="80" w:type="dxa"/>
              <w:bottom w:w="80" w:type="dxa"/>
              <w:right w:w="80" w:type="dxa"/>
            </w:tcMar>
            <w:vAlign w:val="center"/>
          </w:tcPr>
          <w:p w14:paraId="759A7150" w14:textId="77777777" w:rsidR="008B20BB" w:rsidRDefault="00000000">
            <w:pPr>
              <w:spacing w:after="0"/>
              <w:rPr>
                <w:ins w:id="211" w:author="Claude" w:date="2026-10-02T09:00:00Z"/>
              </w:rPr>
            </w:pPr>
            <w:ins w:id="212" w:author="Claude" w:date="2026-10-02T09:00:00Z">
              <w:r>
                <w:rPr>
                  <w:sz w:val="15"/>
                </w:rPr>
                <w:t>L0 (read-only)</w:t>
              </w:r>
            </w:ins>
          </w:p>
        </w:tc>
        <w:tc>
          <w:tcPr>
            <w:tcW w:w="2924" w:type="dxa"/>
            <w:tcMar>
              <w:top w:w="80" w:type="dxa"/>
              <w:left w:w="80" w:type="dxa"/>
              <w:bottom w:w="80" w:type="dxa"/>
              <w:right w:w="80" w:type="dxa"/>
            </w:tcMar>
            <w:vAlign w:val="center"/>
          </w:tcPr>
          <w:p w14:paraId="40F9FE5A" w14:textId="77777777" w:rsidR="008B20BB" w:rsidRDefault="00000000">
            <w:pPr>
              <w:spacing w:after="0"/>
              <w:rPr>
                <w:ins w:id="213" w:author="Claude" w:date="2026-10-02T09:00:00Z"/>
              </w:rPr>
            </w:pPr>
            <w:ins w:id="214" w:author="Claude" w:date="2026-10-02T09:00:00Z">
              <w:r>
                <w:rPr>
                  <w:sz w:val="15"/>
                </w:rPr>
                <w:t>Historical data reconciles to source; BAA and data access in place; first diagnostic delivered to the partner</w:t>
              </w:r>
            </w:ins>
          </w:p>
        </w:tc>
      </w:tr>
      <w:tr w:rsidR="008B20BB" w14:paraId="422DEA7D" w14:textId="77777777">
        <w:trPr>
          <w:cantSplit/>
          <w:jc w:val="center"/>
          <w:ins w:id="215" w:author="Claude" w:date="2026-10-02T09:00:00Z"/>
        </w:trPr>
        <w:tc>
          <w:tcPr>
            <w:tcW w:w="1500" w:type="dxa"/>
            <w:tcMar>
              <w:top w:w="80" w:type="dxa"/>
              <w:left w:w="80" w:type="dxa"/>
              <w:bottom w:w="80" w:type="dxa"/>
              <w:right w:w="80" w:type="dxa"/>
            </w:tcMar>
            <w:vAlign w:val="center"/>
          </w:tcPr>
          <w:p w14:paraId="72BB0BA5" w14:textId="77777777" w:rsidR="008B20BB" w:rsidRDefault="00000000">
            <w:pPr>
              <w:spacing w:after="0"/>
              <w:rPr>
                <w:ins w:id="216" w:author="Claude" w:date="2026-10-02T09:00:00Z"/>
              </w:rPr>
            </w:pPr>
            <w:ins w:id="217" w:author="Claude" w:date="2026-10-02T09:00:00Z">
              <w:r>
                <w:rPr>
                  <w:sz w:val="15"/>
                </w:rPr>
                <w:t>Wave 1 – claim and AR core</w:t>
              </w:r>
            </w:ins>
          </w:p>
        </w:tc>
        <w:tc>
          <w:tcPr>
            <w:tcW w:w="1500" w:type="dxa"/>
            <w:tcMar>
              <w:top w:w="80" w:type="dxa"/>
              <w:left w:w="80" w:type="dxa"/>
              <w:bottom w:w="80" w:type="dxa"/>
              <w:right w:w="80" w:type="dxa"/>
            </w:tcMar>
            <w:vAlign w:val="center"/>
          </w:tcPr>
          <w:p w14:paraId="0CBABEB1" w14:textId="77777777" w:rsidR="008B20BB" w:rsidRDefault="00000000">
            <w:pPr>
              <w:spacing w:after="0"/>
              <w:rPr>
                <w:ins w:id="218" w:author="Claude" w:date="2026-10-02T09:00:00Z"/>
              </w:rPr>
            </w:pPr>
            <w:ins w:id="219" w:author="Claude" w:date="2026-10-02T09:00:00Z">
              <w:r>
                <w:rPr>
                  <w:sz w:val="15"/>
                </w:rPr>
                <w:t>Shadow Days 31–60; live assist Days 61–90; approve-and-run Days 91–120</w:t>
              </w:r>
            </w:ins>
          </w:p>
        </w:tc>
        <w:tc>
          <w:tcPr>
            <w:tcW w:w="2300" w:type="dxa"/>
            <w:tcMar>
              <w:top w:w="80" w:type="dxa"/>
              <w:left w:w="80" w:type="dxa"/>
              <w:bottom w:w="80" w:type="dxa"/>
              <w:right w:w="80" w:type="dxa"/>
            </w:tcMar>
            <w:vAlign w:val="center"/>
          </w:tcPr>
          <w:p w14:paraId="7332489E" w14:textId="77777777" w:rsidR="008B20BB" w:rsidRDefault="00000000">
            <w:pPr>
              <w:spacing w:after="0"/>
              <w:rPr>
                <w:ins w:id="220" w:author="Claude" w:date="2026-10-02T09:00:00Z"/>
              </w:rPr>
            </w:pPr>
            <w:ins w:id="221" w:author="Claude" w:date="2026-10-02T09:00:00Z">
              <w:r>
                <w:rPr>
                  <w:sz w:val="15"/>
                </w:rPr>
                <w:t>A5, A6, A7, A8, A14 (expanded)</w:t>
              </w:r>
            </w:ins>
          </w:p>
        </w:tc>
        <w:tc>
          <w:tcPr>
            <w:tcW w:w="2000" w:type="dxa"/>
            <w:tcMar>
              <w:top w:w="80" w:type="dxa"/>
              <w:left w:w="80" w:type="dxa"/>
              <w:bottom w:w="80" w:type="dxa"/>
              <w:right w:w="80" w:type="dxa"/>
            </w:tcMar>
            <w:vAlign w:val="center"/>
          </w:tcPr>
          <w:p w14:paraId="6B18B7B4" w14:textId="77777777" w:rsidR="008B20BB" w:rsidRDefault="00000000">
            <w:pPr>
              <w:spacing w:after="0"/>
              <w:rPr>
                <w:ins w:id="222" w:author="Claude" w:date="2026-10-02T09:00:00Z"/>
              </w:rPr>
            </w:pPr>
            <w:ins w:id="223" w:author="Claude" w:date="2026-10-02T09:00:00Z">
              <w:r>
                <w:rPr>
                  <w:sz w:val="15"/>
                </w:rPr>
                <w:t>L1–L2 in live assist; L3 only for technical claim corrections once gate G3 (Section 11B) is passed</w:t>
              </w:r>
            </w:ins>
          </w:p>
        </w:tc>
        <w:tc>
          <w:tcPr>
            <w:tcW w:w="2924" w:type="dxa"/>
            <w:tcMar>
              <w:top w:w="80" w:type="dxa"/>
              <w:left w:w="80" w:type="dxa"/>
              <w:bottom w:w="80" w:type="dxa"/>
              <w:right w:w="80" w:type="dxa"/>
            </w:tcMar>
            <w:vAlign w:val="center"/>
          </w:tcPr>
          <w:p w14:paraId="2E4C5A38" w14:textId="77777777" w:rsidR="008B20BB" w:rsidRDefault="00000000">
            <w:pPr>
              <w:spacing w:after="0"/>
              <w:rPr>
                <w:ins w:id="224" w:author="Claude" w:date="2026-10-02T09:00:00Z"/>
              </w:rPr>
            </w:pPr>
            <w:ins w:id="225" w:author="Claude" w:date="2026-10-02T09:00:00Z">
              <w:r>
                <w:rPr>
                  <w:sz w:val="15"/>
                </w:rPr>
                <w:t>Clearinghouse connection; denial taxonomy; payer-rule library v1</w:t>
              </w:r>
            </w:ins>
          </w:p>
        </w:tc>
      </w:tr>
      <w:tr w:rsidR="008B20BB" w14:paraId="2B03F14D" w14:textId="77777777">
        <w:trPr>
          <w:cantSplit/>
          <w:jc w:val="center"/>
          <w:ins w:id="226" w:author="Claude" w:date="2026-10-02T09:00:00Z"/>
        </w:trPr>
        <w:tc>
          <w:tcPr>
            <w:tcW w:w="1500" w:type="dxa"/>
            <w:tcMar>
              <w:top w:w="80" w:type="dxa"/>
              <w:left w:w="80" w:type="dxa"/>
              <w:bottom w:w="80" w:type="dxa"/>
              <w:right w:w="80" w:type="dxa"/>
            </w:tcMar>
            <w:vAlign w:val="center"/>
          </w:tcPr>
          <w:p w14:paraId="76899692" w14:textId="77777777" w:rsidR="008B20BB" w:rsidRDefault="00000000">
            <w:pPr>
              <w:spacing w:after="0"/>
              <w:rPr>
                <w:ins w:id="227" w:author="Claude" w:date="2026-10-02T09:00:00Z"/>
              </w:rPr>
            </w:pPr>
            <w:ins w:id="228" w:author="Claude" w:date="2026-10-02T09:00:00Z">
              <w:r>
                <w:rPr>
                  <w:sz w:val="15"/>
                </w:rPr>
                <w:t>Wave 2 – front end and recovery</w:t>
              </w:r>
            </w:ins>
          </w:p>
        </w:tc>
        <w:tc>
          <w:tcPr>
            <w:tcW w:w="1500" w:type="dxa"/>
            <w:tcMar>
              <w:top w:w="80" w:type="dxa"/>
              <w:left w:w="80" w:type="dxa"/>
              <w:bottom w:w="80" w:type="dxa"/>
              <w:right w:w="80" w:type="dxa"/>
            </w:tcMar>
            <w:vAlign w:val="center"/>
          </w:tcPr>
          <w:p w14:paraId="17626517" w14:textId="77777777" w:rsidR="008B20BB" w:rsidRDefault="00000000">
            <w:pPr>
              <w:spacing w:after="0"/>
              <w:rPr>
                <w:ins w:id="229" w:author="Claude" w:date="2026-10-02T09:00:00Z"/>
              </w:rPr>
            </w:pPr>
            <w:ins w:id="230" w:author="Claude" w:date="2026-10-02T09:00:00Z">
              <w:r>
                <w:rPr>
                  <w:sz w:val="15"/>
                </w:rPr>
                <w:t>Shadow Days 31–60 where data allows; live assist and approve-and-run Days 91–120 (per roadmap)</w:t>
              </w:r>
            </w:ins>
          </w:p>
        </w:tc>
        <w:tc>
          <w:tcPr>
            <w:tcW w:w="2300" w:type="dxa"/>
            <w:tcMar>
              <w:top w:w="80" w:type="dxa"/>
              <w:left w:w="80" w:type="dxa"/>
              <w:bottom w:w="80" w:type="dxa"/>
              <w:right w:w="80" w:type="dxa"/>
            </w:tcMar>
            <w:vAlign w:val="center"/>
          </w:tcPr>
          <w:p w14:paraId="34CCD52F" w14:textId="77777777" w:rsidR="008B20BB" w:rsidRDefault="00000000">
            <w:pPr>
              <w:spacing w:after="0"/>
              <w:rPr>
                <w:ins w:id="231" w:author="Claude" w:date="2026-10-02T09:00:00Z"/>
              </w:rPr>
            </w:pPr>
            <w:ins w:id="232" w:author="Claude" w:date="2026-10-02T09:00:00Z">
              <w:r>
                <w:rPr>
                  <w:sz w:val="15"/>
                </w:rPr>
                <w:t>A1, A3, A10</w:t>
              </w:r>
            </w:ins>
          </w:p>
        </w:tc>
        <w:tc>
          <w:tcPr>
            <w:tcW w:w="2000" w:type="dxa"/>
            <w:tcMar>
              <w:top w:w="80" w:type="dxa"/>
              <w:left w:w="80" w:type="dxa"/>
              <w:bottom w:w="80" w:type="dxa"/>
              <w:right w:w="80" w:type="dxa"/>
            </w:tcMar>
            <w:vAlign w:val="center"/>
          </w:tcPr>
          <w:p w14:paraId="311B3DE6" w14:textId="77777777" w:rsidR="008B20BB" w:rsidRDefault="00000000">
            <w:pPr>
              <w:spacing w:after="0"/>
              <w:rPr>
                <w:ins w:id="233" w:author="Claude" w:date="2026-10-02T09:00:00Z"/>
              </w:rPr>
            </w:pPr>
            <w:ins w:id="234" w:author="Claude" w:date="2026-10-02T09:00:00Z">
              <w:r>
                <w:rPr>
                  <w:sz w:val="15"/>
                </w:rPr>
                <w:t>L1–L3 for selected actions once their gates are passed</w:t>
              </w:r>
            </w:ins>
          </w:p>
        </w:tc>
        <w:tc>
          <w:tcPr>
            <w:tcW w:w="2924" w:type="dxa"/>
            <w:tcMar>
              <w:top w:w="80" w:type="dxa"/>
              <w:left w:w="80" w:type="dxa"/>
              <w:bottom w:w="80" w:type="dxa"/>
              <w:right w:w="80" w:type="dxa"/>
            </w:tcMar>
            <w:vAlign w:val="center"/>
          </w:tcPr>
          <w:p w14:paraId="7D226184" w14:textId="77777777" w:rsidR="008B20BB" w:rsidRDefault="00000000">
            <w:pPr>
              <w:spacing w:after="0"/>
              <w:rPr>
                <w:ins w:id="235" w:author="Claude" w:date="2026-10-02T09:00:00Z"/>
              </w:rPr>
            </w:pPr>
            <w:ins w:id="236" w:author="Claude" w:date="2026-10-02T09:00:00Z">
              <w:r>
                <w:rPr>
                  <w:sz w:val="15"/>
                </w:rPr>
                <w:t>Eligibility transactions; note/charge data from EHR/PM; fee schedules/contracts for A10</w:t>
              </w:r>
            </w:ins>
          </w:p>
        </w:tc>
      </w:tr>
      <w:tr w:rsidR="008B20BB" w14:paraId="5981A61B" w14:textId="77777777">
        <w:trPr>
          <w:cantSplit/>
          <w:jc w:val="center"/>
          <w:ins w:id="237" w:author="Claude" w:date="2026-10-02T09:00:00Z"/>
        </w:trPr>
        <w:tc>
          <w:tcPr>
            <w:tcW w:w="1500" w:type="dxa"/>
            <w:tcMar>
              <w:top w:w="80" w:type="dxa"/>
              <w:left w:w="80" w:type="dxa"/>
              <w:bottom w:w="80" w:type="dxa"/>
              <w:right w:w="80" w:type="dxa"/>
            </w:tcMar>
            <w:vAlign w:val="center"/>
          </w:tcPr>
          <w:p w14:paraId="514CE3A0" w14:textId="77777777" w:rsidR="008B20BB" w:rsidRDefault="00000000">
            <w:pPr>
              <w:spacing w:after="0"/>
              <w:rPr>
                <w:ins w:id="238" w:author="Claude" w:date="2026-10-02T09:00:00Z"/>
              </w:rPr>
            </w:pPr>
            <w:ins w:id="239" w:author="Claude" w:date="2026-10-02T09:00:00Z">
              <w:r>
                <w:rPr>
                  <w:sz w:val="15"/>
                </w:rPr>
                <w:t>Wave 3 – MVP+</w:t>
              </w:r>
            </w:ins>
          </w:p>
        </w:tc>
        <w:tc>
          <w:tcPr>
            <w:tcW w:w="1500" w:type="dxa"/>
            <w:tcMar>
              <w:top w:w="80" w:type="dxa"/>
              <w:left w:w="80" w:type="dxa"/>
              <w:bottom w:w="80" w:type="dxa"/>
              <w:right w:w="80" w:type="dxa"/>
            </w:tcMar>
            <w:vAlign w:val="center"/>
          </w:tcPr>
          <w:p w14:paraId="0DC54400" w14:textId="77777777" w:rsidR="008B20BB" w:rsidRDefault="00000000">
            <w:pPr>
              <w:spacing w:after="0"/>
              <w:rPr>
                <w:ins w:id="240" w:author="Claude" w:date="2026-10-02T09:00:00Z"/>
              </w:rPr>
            </w:pPr>
            <w:ins w:id="241" w:author="Claude" w:date="2026-10-02T09:00:00Z">
              <w:r>
                <w:rPr>
                  <w:sz w:val="15"/>
                </w:rPr>
                <w:t>Days 121–180</w:t>
              </w:r>
            </w:ins>
          </w:p>
        </w:tc>
        <w:tc>
          <w:tcPr>
            <w:tcW w:w="2300" w:type="dxa"/>
            <w:tcMar>
              <w:top w:w="80" w:type="dxa"/>
              <w:left w:w="80" w:type="dxa"/>
              <w:bottom w:w="80" w:type="dxa"/>
              <w:right w:w="80" w:type="dxa"/>
            </w:tcMar>
            <w:vAlign w:val="center"/>
          </w:tcPr>
          <w:p w14:paraId="63CE636E" w14:textId="77777777" w:rsidR="008B20BB" w:rsidRDefault="00000000">
            <w:pPr>
              <w:spacing w:after="0"/>
              <w:rPr>
                <w:ins w:id="242" w:author="Claude" w:date="2026-10-02T09:00:00Z"/>
              </w:rPr>
            </w:pPr>
            <w:ins w:id="243" w:author="Claude" w:date="2026-10-02T09:00:00Z">
              <w:r>
                <w:rPr>
                  <w:sz w:val="15"/>
                </w:rPr>
                <w:t>A9, A2, A11</w:t>
              </w:r>
            </w:ins>
          </w:p>
        </w:tc>
        <w:tc>
          <w:tcPr>
            <w:tcW w:w="2000" w:type="dxa"/>
            <w:tcMar>
              <w:top w:w="80" w:type="dxa"/>
              <w:left w:w="80" w:type="dxa"/>
              <w:bottom w:w="80" w:type="dxa"/>
              <w:right w:w="80" w:type="dxa"/>
            </w:tcMar>
            <w:vAlign w:val="center"/>
          </w:tcPr>
          <w:p w14:paraId="7FC94BF9" w14:textId="77777777" w:rsidR="008B20BB" w:rsidRDefault="00000000">
            <w:pPr>
              <w:spacing w:after="0"/>
              <w:rPr>
                <w:ins w:id="244" w:author="Claude" w:date="2026-10-02T09:00:00Z"/>
              </w:rPr>
            </w:pPr>
            <w:ins w:id="245" w:author="Claude" w:date="2026-10-02T09:00:00Z">
              <w:r>
                <w:rPr>
                  <w:sz w:val="15"/>
                </w:rPr>
                <w:t>L1–L2; A11 write-back only after its Appendix A accuracy criteria are met</w:t>
              </w:r>
            </w:ins>
          </w:p>
        </w:tc>
        <w:tc>
          <w:tcPr>
            <w:tcW w:w="2924" w:type="dxa"/>
            <w:tcMar>
              <w:top w:w="80" w:type="dxa"/>
              <w:left w:w="80" w:type="dxa"/>
              <w:bottom w:w="80" w:type="dxa"/>
              <w:right w:w="80" w:type="dxa"/>
            </w:tcMar>
            <w:vAlign w:val="center"/>
          </w:tcPr>
          <w:p w14:paraId="68748791" w14:textId="77777777" w:rsidR="008B20BB" w:rsidRDefault="00000000">
            <w:pPr>
              <w:spacing w:after="0"/>
              <w:rPr>
                <w:ins w:id="246" w:author="Claude" w:date="2026-10-02T09:00:00Z"/>
              </w:rPr>
            </w:pPr>
            <w:ins w:id="247" w:author="Claude" w:date="2026-10-02T09:00:00Z">
              <w:r>
                <w:rPr>
                  <w:sz w:val="15"/>
                </w:rPr>
                <w:t>Outcome history from Waves 1–2; attribution engine; bank/lockbox feed</w:t>
              </w:r>
            </w:ins>
          </w:p>
        </w:tc>
      </w:tr>
      <w:tr w:rsidR="008B20BB" w14:paraId="19CCE9BB" w14:textId="77777777">
        <w:trPr>
          <w:cantSplit/>
          <w:jc w:val="center"/>
          <w:ins w:id="248" w:author="Claude" w:date="2026-10-02T09:00:00Z"/>
        </w:trPr>
        <w:tc>
          <w:tcPr>
            <w:tcW w:w="1500" w:type="dxa"/>
            <w:tcMar>
              <w:top w:w="80" w:type="dxa"/>
              <w:left w:w="80" w:type="dxa"/>
              <w:bottom w:w="80" w:type="dxa"/>
              <w:right w:w="80" w:type="dxa"/>
            </w:tcMar>
            <w:vAlign w:val="center"/>
          </w:tcPr>
          <w:p w14:paraId="5DCE513E" w14:textId="77777777" w:rsidR="008B20BB" w:rsidRDefault="00000000">
            <w:pPr>
              <w:spacing w:after="0"/>
              <w:rPr>
                <w:ins w:id="249" w:author="Claude" w:date="2026-10-02T09:00:00Z"/>
              </w:rPr>
            </w:pPr>
            <w:ins w:id="250" w:author="Claude" w:date="2026-10-02T09:00:00Z">
              <w:r>
                <w:rPr>
                  <w:sz w:val="15"/>
                </w:rPr>
                <w:t>Phase 2</w:t>
              </w:r>
            </w:ins>
          </w:p>
        </w:tc>
        <w:tc>
          <w:tcPr>
            <w:tcW w:w="1500" w:type="dxa"/>
            <w:tcMar>
              <w:top w:w="80" w:type="dxa"/>
              <w:left w:w="80" w:type="dxa"/>
              <w:bottom w:w="80" w:type="dxa"/>
              <w:right w:w="80" w:type="dxa"/>
            </w:tcMar>
            <w:vAlign w:val="center"/>
          </w:tcPr>
          <w:p w14:paraId="4F0FA5E4" w14:textId="77777777" w:rsidR="008B20BB" w:rsidRDefault="00000000">
            <w:pPr>
              <w:spacing w:after="0"/>
              <w:rPr>
                <w:ins w:id="251" w:author="Claude" w:date="2026-10-02T09:00:00Z"/>
              </w:rPr>
            </w:pPr>
            <w:ins w:id="252" w:author="Claude" w:date="2026-10-02T09:00:00Z">
              <w:r>
                <w:rPr>
                  <w:sz w:val="15"/>
                </w:rPr>
                <w:t>After the 180-day plan</w:t>
              </w:r>
            </w:ins>
          </w:p>
        </w:tc>
        <w:tc>
          <w:tcPr>
            <w:tcW w:w="2300" w:type="dxa"/>
            <w:tcMar>
              <w:top w:w="80" w:type="dxa"/>
              <w:left w:w="80" w:type="dxa"/>
              <w:bottom w:w="80" w:type="dxa"/>
              <w:right w:w="80" w:type="dxa"/>
            </w:tcMar>
            <w:vAlign w:val="center"/>
          </w:tcPr>
          <w:p w14:paraId="265C0B06" w14:textId="77777777" w:rsidR="008B20BB" w:rsidRDefault="00000000">
            <w:pPr>
              <w:spacing w:after="0"/>
              <w:rPr>
                <w:ins w:id="253" w:author="Claude" w:date="2026-10-02T09:00:00Z"/>
              </w:rPr>
            </w:pPr>
            <w:ins w:id="254" w:author="Claude" w:date="2026-10-02T09:00:00Z">
              <w:r>
                <w:rPr>
                  <w:sz w:val="15"/>
                </w:rPr>
                <w:t>A4, A12, A13, A15 (full investigator)</w:t>
              </w:r>
            </w:ins>
          </w:p>
        </w:tc>
        <w:tc>
          <w:tcPr>
            <w:tcW w:w="2000" w:type="dxa"/>
            <w:tcMar>
              <w:top w:w="80" w:type="dxa"/>
              <w:left w:w="80" w:type="dxa"/>
              <w:bottom w:w="80" w:type="dxa"/>
              <w:right w:w="80" w:type="dxa"/>
            </w:tcMar>
            <w:vAlign w:val="center"/>
          </w:tcPr>
          <w:p w14:paraId="341FADF0" w14:textId="77777777" w:rsidR="008B20BB" w:rsidRDefault="00000000">
            <w:pPr>
              <w:spacing w:after="0"/>
              <w:rPr>
                <w:ins w:id="255" w:author="Claude" w:date="2026-10-02T09:00:00Z"/>
              </w:rPr>
            </w:pPr>
            <w:ins w:id="256" w:author="Claude" w:date="2026-10-02T09:00:00Z">
              <w:r>
                <w:rPr>
                  <w:sz w:val="15"/>
                </w:rPr>
                <w:t>L1–L2</w:t>
              </w:r>
            </w:ins>
          </w:p>
        </w:tc>
        <w:tc>
          <w:tcPr>
            <w:tcW w:w="2924" w:type="dxa"/>
            <w:tcMar>
              <w:top w:w="80" w:type="dxa"/>
              <w:left w:w="80" w:type="dxa"/>
              <w:bottom w:w="80" w:type="dxa"/>
              <w:right w:w="80" w:type="dxa"/>
            </w:tcMar>
            <w:vAlign w:val="center"/>
          </w:tcPr>
          <w:p w14:paraId="3E6091FA" w14:textId="77777777" w:rsidR="008B20BB" w:rsidRDefault="00000000">
            <w:pPr>
              <w:spacing w:after="0"/>
              <w:rPr>
                <w:ins w:id="257" w:author="Claude" w:date="2026-10-02T09:00:00Z"/>
              </w:rPr>
            </w:pPr>
            <w:ins w:id="258" w:author="Claude" w:date="2026-10-02T09:00:00Z">
              <w:r>
                <w:rPr>
                  <w:sz w:val="15"/>
                </w:rPr>
                <w:t>Waves 1–3 stable; compliance review for A12 outreach</w:t>
              </w:r>
            </w:ins>
          </w:p>
        </w:tc>
      </w:tr>
    </w:tbl>
    <w:p w14:paraId="652F7077" w14:textId="77777777" w:rsidR="008B20BB" w:rsidRDefault="00000000">
      <w:pPr>
        <w:spacing w:before="160"/>
        <w:rPr>
          <w:ins w:id="259" w:author="Claude" w:date="2026-10-02T09:00:00Z"/>
        </w:rPr>
      </w:pPr>
      <w:ins w:id="260" w:author="Claude" w:date="2026-10-02T09:00:00Z">
        <w:r>
          <w:t>Fallback rules: an automation that misses its shadow-mode exit criteria at the end of its window moves to the next wave rather than extending the schedule. A10 falls back to payer-history-based expected allowed amounts if reliable fee schedules are not available when the Days 31–60 shadow window closes.</w:t>
        </w:r>
      </w:ins>
    </w:p>
    <w:p w14:paraId="67FA74A6" w14:textId="77777777" w:rsidR="00DA0C49" w:rsidRDefault="00B10EEA">
      <w:pPr>
        <w:pStyle w:val="Heading1"/>
      </w:pPr>
      <w:bookmarkStart w:id="261" w:name="_Toc9000006"/>
      <w:bookmarkStart w:id="262" w:name="_Toc242031647"/>
      <w:r>
        <w:lastRenderedPageBreak/>
        <w:t>4. High-value intelligence that should differentiate the platform</w:t>
      </w:r>
      <w:bookmarkEnd w:id="261"/>
      <w:bookmarkEnd w:id="262"/>
    </w:p>
    <w:p w14:paraId="0E59E1F8" w14:textId="77777777" w:rsidR="00DA0C49" w:rsidRDefault="00B10EEA">
      <w:pPr>
        <w:pStyle w:val="Heading2"/>
      </w:pPr>
      <w:bookmarkStart w:id="263" w:name="_Toc242031648"/>
      <w:r>
        <w:t>Revenue-weighted prioritization</w:t>
      </w:r>
      <w:bookmarkEnd w:id="263"/>
    </w:p>
    <w:p w14:paraId="293E9C85" w14:textId="77777777" w:rsidR="00DA0C49" w:rsidRDefault="00B10EEA">
      <w:r>
        <w:t>Every work item receives a dynamic score using dollars at risk, filing/appeal deadline, probability of successful recovery, expected time to cash, confidence and compliance risk. This replaces FIFO work queues with financially optimized queues.</w:t>
      </w:r>
    </w:p>
    <w:p w14:paraId="62076159" w14:textId="77777777" w:rsidR="00DA0C49" w:rsidRDefault="00B10EEA">
      <w:pPr>
        <w:pStyle w:val="Heading2"/>
      </w:pPr>
      <w:bookmarkStart w:id="264" w:name="_Toc242031649"/>
      <w:r>
        <w:t>Claim digital twin / adjudication simulator</w:t>
      </w:r>
      <w:bookmarkEnd w:id="264"/>
    </w:p>
    <w:p w14:paraId="502E74AA" w14:textId="77777777" w:rsidR="00DA0C49" w:rsidRDefault="00B10EEA">
      <w:r>
        <w:t>Before release, the platform creates a “what is likely to happen” view using payer history, claim attributes, eligibility/auth state, coding edits and prior outcomes. The goal is not to imitate the payer exactly; it is to surface the most likely failure modes early enough to prevent them.</w:t>
      </w:r>
      <w:ins w:id="265" w:author="Claude" w:date="2026-10-02T09:00:00Z">
        <w:r>
          <w:t xml:space="preserve"> The first version should be rules plus a calibrated, interpretable model; where payer- or client-level volume is thin it should fall back to pooled payer-family priors, report its uncertainty, and be evaluated with time-based train/test splits to avoid leakage.</w:t>
        </w:r>
      </w:ins>
    </w:p>
    <w:p w14:paraId="213E75BA" w14:textId="77777777" w:rsidR="00DA0C49" w:rsidRDefault="00B10EEA">
      <w:pPr>
        <w:pStyle w:val="Heading2"/>
      </w:pPr>
      <w:bookmarkStart w:id="266" w:name="_Toc242031650"/>
      <w:r>
        <w:t>Expected reimbursement engine</w:t>
      </w:r>
      <w:bookmarkEnd w:id="266"/>
    </w:p>
    <w:p w14:paraId="74371D7C" w14:textId="77777777" w:rsidR="00DA0C49" w:rsidRDefault="00B10EEA">
      <w:r>
        <w:t>For each claim line, estimate expected allowed, contractual adjustment, patient responsibility and payment timing. This becomes the baseline for underpayment detection, cash forecasting and variance analysis.</w:t>
      </w:r>
    </w:p>
    <w:p w14:paraId="017311BE" w14:textId="77777777" w:rsidR="00DA0C49" w:rsidRDefault="00B10EEA">
      <w:pPr>
        <w:pStyle w:val="Heading2"/>
      </w:pPr>
      <w:bookmarkStart w:id="267" w:name="_Toc242031651"/>
      <w:r>
        <w:t>Payer behavior intelligence</w:t>
      </w:r>
      <w:bookmarkEnd w:id="267"/>
    </w:p>
    <w:p w14:paraId="367C4485" w14:textId="77777777" w:rsidR="00DA0C49" w:rsidRDefault="00B10EEA">
      <w:r>
        <w:t>Maintain payer-specific operational memory: typical processing time, common denial patterns, response semantics, auth behavior, underpayment patterns, appeal yield and workflow reliability. Update it continuously from outcomes.</w:t>
      </w:r>
    </w:p>
    <w:p w14:paraId="585D7962" w14:textId="77777777" w:rsidR="00DA0C49" w:rsidRDefault="00B10EEA">
      <w:pPr>
        <w:pStyle w:val="Heading2"/>
      </w:pPr>
      <w:bookmarkStart w:id="268" w:name="_Toc242031652"/>
      <w:r>
        <w:t>Root-cause graph</w:t>
      </w:r>
      <w:bookmarkEnd w:id="268"/>
    </w:p>
    <w:p w14:paraId="15068C75" w14:textId="77777777" w:rsidR="00DA0C49" w:rsidRDefault="00B10EEA">
      <w:r>
        <w:t>Link a denial or underpayment back to the earliest controllable event: eligibility, referral, authorization, documentation, coding, claim formatting, enrollment, contract configuration or payer processing. This transforms downstream cleanup into upstream prevention.</w:t>
      </w:r>
    </w:p>
    <w:p w14:paraId="37470E8A" w14:textId="77777777" w:rsidR="00DA0C49" w:rsidRDefault="00B10EEA">
      <w:pPr>
        <w:pStyle w:val="Heading2"/>
      </w:pPr>
      <w:bookmarkStart w:id="269" w:name="_Toc242031653"/>
      <w:r>
        <w:t>Counterfactual workflow testing</w:t>
      </w:r>
      <w:bookmarkEnd w:id="269"/>
    </w:p>
    <w:p w14:paraId="3C059A27" w14:textId="77777777" w:rsidR="00DA0C49" w:rsidRDefault="00B10EEA">
      <w:r>
        <w:t>Before enabling a new rule, replay historical encounters and estimate how many denials would have been prevented, how many false positives would be created, and what dollar impact would result.</w:t>
      </w:r>
    </w:p>
    <w:p w14:paraId="3DF791BA" w14:textId="77777777" w:rsidR="00DA0C49" w:rsidRDefault="00B10EEA">
      <w:pPr>
        <w:pStyle w:val="Heading2"/>
      </w:pPr>
      <w:bookmarkStart w:id="270" w:name="_Toc242031654"/>
      <w:r>
        <w:t>Outcome attribution</w:t>
      </w:r>
      <w:bookmarkEnd w:id="270"/>
    </w:p>
    <w:p w14:paraId="5D9E51F4" w14:textId="77777777" w:rsidR="00DA0C49" w:rsidRDefault="00B10EEA">
      <w:r>
        <w:t>Track whether an action actually changed the financial outcome. Distinguish “detected”, “worked”, “submitted”, “accepted”, “paid” and “incremental recovered” so value reporting is defensible.</w:t>
      </w:r>
      <w:ins w:id="271" w:author="Claude" w:date="2026-10-02T09:00:00Z">
        <w:r>
          <w:t xml:space="preserve"> Incrementality must be established against a control: a randomized or matched holdout of work items (or payers/sites) that receive no automated action, agreed with each client before go-live.</w:t>
        </w:r>
      </w:ins>
    </w:p>
    <w:p w14:paraId="1DBADF20" w14:textId="77777777" w:rsidR="00DA0C49" w:rsidRDefault="00B10EEA">
      <w:pPr>
        <w:pStyle w:val="Heading2"/>
      </w:pPr>
      <w:bookmarkStart w:id="272" w:name="_Toc242031655"/>
      <w:r>
        <w:t>Operational forecasting</w:t>
      </w:r>
      <w:bookmarkEnd w:id="272"/>
    </w:p>
    <w:p w14:paraId="250E8E2B" w14:textId="77777777" w:rsidR="00DA0C49" w:rsidRDefault="00B10EEA">
      <w:r>
        <w:t>Forecast cash, denials, AR liquidation, workload and staffing by payer, specialty, location and client. Use prediction intervals and explain the main drivers of expected movement.</w:t>
      </w:r>
    </w:p>
    <w:p w14:paraId="3A70BC4C" w14:textId="77777777" w:rsidR="00DA0C49" w:rsidRDefault="00B10EEA">
      <w:pPr>
        <w:pStyle w:val="Heading1"/>
      </w:pPr>
      <w:bookmarkStart w:id="273" w:name="_Toc9000007"/>
      <w:bookmarkStart w:id="274" w:name="_Toc242031656"/>
      <w:r>
        <w:t>5. Proposed product modules</w:t>
      </w:r>
      <w:bookmarkEnd w:id="273"/>
      <w:bookmarkEnd w:id="274"/>
    </w:p>
    <w:tbl>
      <w:tblPr>
        <w:tblStyle w:val="TableGrid"/>
        <w:tblW w:w="0" w:type="auto"/>
        <w:jc w:val="center"/>
        <w:tblLook w:val="04A0" w:firstRow="1" w:lastRow="0" w:firstColumn="1" w:lastColumn="0" w:noHBand="0" w:noVBand="1"/>
      </w:tblPr>
      <w:tblGrid>
        <w:gridCol w:w="2043"/>
        <w:gridCol w:w="2043"/>
        <w:gridCol w:w="2043"/>
        <w:gridCol w:w="2043"/>
        <w:gridCol w:w="2042"/>
      </w:tblGrid>
      <w:tr w:rsidR="00DA0C49" w14:paraId="4A22A028" w14:textId="77777777">
        <w:trPr>
          <w:cantSplit/>
          <w:tblHeader/>
          <w:jc w:val="center"/>
        </w:trPr>
        <w:tc>
          <w:tcPr>
            <w:tcW w:w="2045" w:type="dxa"/>
            <w:shd w:val="clear" w:color="auto" w:fill="17365D"/>
            <w:tcMar>
              <w:top w:w="80" w:type="dxa"/>
              <w:left w:w="80" w:type="dxa"/>
              <w:bottom w:w="80" w:type="dxa"/>
              <w:right w:w="80" w:type="dxa"/>
            </w:tcMar>
            <w:vAlign w:val="center"/>
          </w:tcPr>
          <w:p w14:paraId="11F47DB0" w14:textId="77777777" w:rsidR="00DA0C49" w:rsidRDefault="00B10EEA">
            <w:pPr>
              <w:spacing w:after="0"/>
            </w:pPr>
            <w:r>
              <w:rPr>
                <w:b/>
                <w:color w:val="FFFFFF"/>
                <w:sz w:val="15"/>
              </w:rPr>
              <w:t>Module</w:t>
            </w:r>
          </w:p>
        </w:tc>
        <w:tc>
          <w:tcPr>
            <w:tcW w:w="2045" w:type="dxa"/>
            <w:shd w:val="clear" w:color="auto" w:fill="17365D"/>
            <w:tcMar>
              <w:top w:w="80" w:type="dxa"/>
              <w:left w:w="80" w:type="dxa"/>
              <w:bottom w:w="80" w:type="dxa"/>
              <w:right w:w="80" w:type="dxa"/>
            </w:tcMar>
            <w:vAlign w:val="center"/>
          </w:tcPr>
          <w:p w14:paraId="6B8686C0" w14:textId="77777777" w:rsidR="00DA0C49" w:rsidRDefault="00B10EEA">
            <w:pPr>
              <w:spacing w:after="0"/>
            </w:pPr>
            <w:r>
              <w:rPr>
                <w:b/>
                <w:color w:val="FFFFFF"/>
                <w:sz w:val="15"/>
              </w:rPr>
              <w:t>What user sees</w:t>
            </w:r>
          </w:p>
        </w:tc>
        <w:tc>
          <w:tcPr>
            <w:tcW w:w="2045" w:type="dxa"/>
            <w:shd w:val="clear" w:color="auto" w:fill="17365D"/>
            <w:tcMar>
              <w:top w:w="80" w:type="dxa"/>
              <w:left w:w="80" w:type="dxa"/>
              <w:bottom w:w="80" w:type="dxa"/>
              <w:right w:w="80" w:type="dxa"/>
            </w:tcMar>
            <w:vAlign w:val="center"/>
          </w:tcPr>
          <w:p w14:paraId="22EC6E56" w14:textId="77777777" w:rsidR="00DA0C49" w:rsidRDefault="00B10EEA">
            <w:pPr>
              <w:spacing w:after="0"/>
            </w:pPr>
            <w:r>
              <w:rPr>
                <w:b/>
                <w:color w:val="FFFFFF"/>
                <w:sz w:val="15"/>
              </w:rPr>
              <w:t>Primary users</w:t>
            </w:r>
          </w:p>
        </w:tc>
        <w:tc>
          <w:tcPr>
            <w:tcW w:w="2045" w:type="dxa"/>
            <w:shd w:val="clear" w:color="auto" w:fill="17365D"/>
            <w:tcMar>
              <w:top w:w="80" w:type="dxa"/>
              <w:left w:w="80" w:type="dxa"/>
              <w:bottom w:w="80" w:type="dxa"/>
              <w:right w:w="80" w:type="dxa"/>
            </w:tcMar>
            <w:vAlign w:val="center"/>
          </w:tcPr>
          <w:p w14:paraId="63519303" w14:textId="77777777" w:rsidR="00DA0C49" w:rsidRDefault="00B10EEA">
            <w:pPr>
              <w:spacing w:after="0"/>
            </w:pPr>
            <w:r>
              <w:rPr>
                <w:b/>
                <w:color w:val="FFFFFF"/>
                <w:sz w:val="15"/>
              </w:rPr>
              <w:t>Automations</w:t>
            </w:r>
          </w:p>
        </w:tc>
        <w:tc>
          <w:tcPr>
            <w:tcW w:w="2045" w:type="dxa"/>
            <w:shd w:val="clear" w:color="auto" w:fill="17365D"/>
            <w:tcMar>
              <w:top w:w="80" w:type="dxa"/>
              <w:left w:w="80" w:type="dxa"/>
              <w:bottom w:w="80" w:type="dxa"/>
              <w:right w:w="80" w:type="dxa"/>
            </w:tcMar>
            <w:vAlign w:val="center"/>
          </w:tcPr>
          <w:p w14:paraId="4B81B5A7" w14:textId="77777777" w:rsidR="00DA0C49" w:rsidRDefault="00B10EEA">
            <w:pPr>
              <w:spacing w:after="0"/>
            </w:pPr>
            <w:r>
              <w:rPr>
                <w:b/>
                <w:color w:val="FFFFFF"/>
                <w:sz w:val="15"/>
              </w:rPr>
              <w:t>Release focus</w:t>
            </w:r>
          </w:p>
        </w:tc>
      </w:tr>
      <w:tr w:rsidR="00DA0C49" w14:paraId="6582EB29" w14:textId="77777777">
        <w:trPr>
          <w:cantSplit/>
          <w:jc w:val="center"/>
        </w:trPr>
        <w:tc>
          <w:tcPr>
            <w:tcW w:w="2045" w:type="dxa"/>
            <w:tcMar>
              <w:top w:w="80" w:type="dxa"/>
              <w:left w:w="80" w:type="dxa"/>
              <w:bottom w:w="80" w:type="dxa"/>
              <w:right w:w="80" w:type="dxa"/>
            </w:tcMar>
            <w:vAlign w:val="center"/>
          </w:tcPr>
          <w:p w14:paraId="2D670C3A" w14:textId="77777777" w:rsidR="00DA0C49" w:rsidRDefault="00B10EEA">
            <w:pPr>
              <w:spacing w:after="0"/>
            </w:pPr>
            <w:r>
              <w:rPr>
                <w:sz w:val="15"/>
              </w:rPr>
              <w:t>Revenue Control Tower</w:t>
            </w:r>
          </w:p>
        </w:tc>
        <w:tc>
          <w:tcPr>
            <w:tcW w:w="2045" w:type="dxa"/>
            <w:tcMar>
              <w:top w:w="80" w:type="dxa"/>
              <w:left w:w="80" w:type="dxa"/>
              <w:bottom w:w="80" w:type="dxa"/>
              <w:right w:w="80" w:type="dxa"/>
            </w:tcMar>
            <w:vAlign w:val="center"/>
          </w:tcPr>
          <w:p w14:paraId="654CE3E9" w14:textId="77777777" w:rsidR="00DA0C49" w:rsidRDefault="00B10EEA">
            <w:pPr>
              <w:spacing w:after="0"/>
            </w:pPr>
            <w:r>
              <w:rPr>
                <w:sz w:val="15"/>
              </w:rPr>
              <w:t>Cash forecast, risk heatmap, denials, underpayments, backlog, payer performance, automation effectiveness</w:t>
            </w:r>
          </w:p>
        </w:tc>
        <w:tc>
          <w:tcPr>
            <w:tcW w:w="2045" w:type="dxa"/>
            <w:tcMar>
              <w:top w:w="80" w:type="dxa"/>
              <w:left w:w="80" w:type="dxa"/>
              <w:bottom w:w="80" w:type="dxa"/>
              <w:right w:w="80" w:type="dxa"/>
            </w:tcMar>
            <w:vAlign w:val="center"/>
          </w:tcPr>
          <w:p w14:paraId="51D04F7D" w14:textId="77777777" w:rsidR="00DA0C49" w:rsidRDefault="00B10EEA">
            <w:pPr>
              <w:spacing w:after="0"/>
            </w:pPr>
            <w:r>
              <w:rPr>
                <w:sz w:val="15"/>
              </w:rPr>
              <w:t>CFO, RCM head, owner</w:t>
            </w:r>
          </w:p>
        </w:tc>
        <w:tc>
          <w:tcPr>
            <w:tcW w:w="2045" w:type="dxa"/>
            <w:tcMar>
              <w:top w:w="80" w:type="dxa"/>
              <w:left w:w="80" w:type="dxa"/>
              <w:bottom w:w="80" w:type="dxa"/>
              <w:right w:w="80" w:type="dxa"/>
            </w:tcMar>
            <w:vAlign w:val="center"/>
          </w:tcPr>
          <w:p w14:paraId="3F865330" w14:textId="77777777" w:rsidR="00DA0C49" w:rsidRDefault="00B10EEA">
            <w:pPr>
              <w:spacing w:after="0"/>
            </w:pPr>
            <w:r>
              <w:rPr>
                <w:sz w:val="15"/>
              </w:rPr>
              <w:t>A14, A15 + all KPIs</w:t>
            </w:r>
          </w:p>
        </w:tc>
        <w:tc>
          <w:tcPr>
            <w:tcW w:w="2045" w:type="dxa"/>
            <w:tcMar>
              <w:top w:w="80" w:type="dxa"/>
              <w:left w:w="80" w:type="dxa"/>
              <w:bottom w:w="80" w:type="dxa"/>
              <w:right w:w="80" w:type="dxa"/>
            </w:tcMar>
            <w:vAlign w:val="center"/>
          </w:tcPr>
          <w:p w14:paraId="1F323E0B" w14:textId="77777777" w:rsidR="00DA0C49" w:rsidRDefault="00B10EEA">
            <w:pPr>
              <w:spacing w:after="0"/>
            </w:pPr>
            <w:r>
              <w:rPr>
                <w:sz w:val="15"/>
              </w:rPr>
              <w:t>MVP</w:t>
            </w:r>
          </w:p>
        </w:tc>
      </w:tr>
      <w:tr w:rsidR="00DA0C49" w14:paraId="71B22306" w14:textId="77777777">
        <w:trPr>
          <w:cantSplit/>
          <w:jc w:val="center"/>
        </w:trPr>
        <w:tc>
          <w:tcPr>
            <w:tcW w:w="2045" w:type="dxa"/>
            <w:shd w:val="clear" w:color="auto" w:fill="F3F6F9"/>
            <w:tcMar>
              <w:top w:w="80" w:type="dxa"/>
              <w:left w:w="80" w:type="dxa"/>
              <w:bottom w:w="80" w:type="dxa"/>
              <w:right w:w="80" w:type="dxa"/>
            </w:tcMar>
            <w:vAlign w:val="center"/>
          </w:tcPr>
          <w:p w14:paraId="6A846274" w14:textId="77777777" w:rsidR="00DA0C49" w:rsidRDefault="00B10EEA">
            <w:pPr>
              <w:spacing w:after="0"/>
            </w:pPr>
            <w:r>
              <w:rPr>
                <w:sz w:val="15"/>
              </w:rPr>
              <w:t>Pre-Service Revenue</w:t>
            </w:r>
          </w:p>
        </w:tc>
        <w:tc>
          <w:tcPr>
            <w:tcW w:w="2045" w:type="dxa"/>
            <w:shd w:val="clear" w:color="auto" w:fill="F3F6F9"/>
            <w:tcMar>
              <w:top w:w="80" w:type="dxa"/>
              <w:left w:w="80" w:type="dxa"/>
              <w:bottom w:w="80" w:type="dxa"/>
              <w:right w:w="80" w:type="dxa"/>
            </w:tcMar>
            <w:vAlign w:val="center"/>
          </w:tcPr>
          <w:p w14:paraId="73C1DED1" w14:textId="77777777" w:rsidR="00DA0C49" w:rsidRDefault="00B10EEA">
            <w:pPr>
              <w:spacing w:after="0"/>
            </w:pPr>
            <w:r>
              <w:rPr>
                <w:sz w:val="15"/>
              </w:rPr>
              <w:t>Coverage, auth, patient responsibility and unresolved exceptions before visit</w:t>
            </w:r>
          </w:p>
        </w:tc>
        <w:tc>
          <w:tcPr>
            <w:tcW w:w="2045" w:type="dxa"/>
            <w:shd w:val="clear" w:color="auto" w:fill="F3F6F9"/>
            <w:tcMar>
              <w:top w:w="80" w:type="dxa"/>
              <w:left w:w="80" w:type="dxa"/>
              <w:bottom w:w="80" w:type="dxa"/>
              <w:right w:w="80" w:type="dxa"/>
            </w:tcMar>
            <w:vAlign w:val="center"/>
          </w:tcPr>
          <w:p w14:paraId="6F8E0098" w14:textId="77777777" w:rsidR="00DA0C49" w:rsidRDefault="00B10EEA">
            <w:pPr>
              <w:spacing w:after="0"/>
            </w:pPr>
            <w:r>
              <w:rPr>
                <w:sz w:val="15"/>
              </w:rPr>
              <w:t>Front desk, auth team</w:t>
            </w:r>
          </w:p>
        </w:tc>
        <w:tc>
          <w:tcPr>
            <w:tcW w:w="2045" w:type="dxa"/>
            <w:shd w:val="clear" w:color="auto" w:fill="F3F6F9"/>
            <w:tcMar>
              <w:top w:w="80" w:type="dxa"/>
              <w:left w:w="80" w:type="dxa"/>
              <w:bottom w:w="80" w:type="dxa"/>
              <w:right w:w="80" w:type="dxa"/>
            </w:tcMar>
            <w:vAlign w:val="center"/>
          </w:tcPr>
          <w:p w14:paraId="35B9AD0C" w14:textId="77777777" w:rsidR="00DA0C49" w:rsidRDefault="00B10EEA">
            <w:pPr>
              <w:spacing w:after="0"/>
            </w:pPr>
            <w:r>
              <w:rPr>
                <w:sz w:val="15"/>
              </w:rPr>
              <w:t>A1, A2, A12</w:t>
            </w:r>
          </w:p>
        </w:tc>
        <w:tc>
          <w:tcPr>
            <w:tcW w:w="2045" w:type="dxa"/>
            <w:shd w:val="clear" w:color="auto" w:fill="F3F6F9"/>
            <w:tcMar>
              <w:top w:w="80" w:type="dxa"/>
              <w:left w:w="80" w:type="dxa"/>
              <w:bottom w:w="80" w:type="dxa"/>
              <w:right w:w="80" w:type="dxa"/>
            </w:tcMar>
            <w:vAlign w:val="center"/>
          </w:tcPr>
          <w:p w14:paraId="2F307981" w14:textId="77777777" w:rsidR="00DA0C49" w:rsidRDefault="00B10EEA">
            <w:pPr>
              <w:spacing w:after="0"/>
            </w:pPr>
            <w:r>
              <w:rPr>
                <w:sz w:val="15"/>
              </w:rPr>
              <w:t>MVP / Phase 2</w:t>
            </w:r>
          </w:p>
        </w:tc>
      </w:tr>
      <w:tr w:rsidR="00DA0C49" w14:paraId="32A7BAAD" w14:textId="77777777">
        <w:trPr>
          <w:cantSplit/>
          <w:jc w:val="center"/>
        </w:trPr>
        <w:tc>
          <w:tcPr>
            <w:tcW w:w="2045" w:type="dxa"/>
            <w:tcMar>
              <w:top w:w="80" w:type="dxa"/>
              <w:left w:w="80" w:type="dxa"/>
              <w:bottom w:w="80" w:type="dxa"/>
              <w:right w:w="80" w:type="dxa"/>
            </w:tcMar>
            <w:vAlign w:val="center"/>
          </w:tcPr>
          <w:p w14:paraId="59F6A33A" w14:textId="77777777" w:rsidR="00DA0C49" w:rsidRDefault="00B10EEA">
            <w:pPr>
              <w:spacing w:after="0"/>
            </w:pPr>
            <w:r>
              <w:rPr>
                <w:sz w:val="15"/>
              </w:rPr>
              <w:lastRenderedPageBreak/>
              <w:t>Clinical-to-Charge Integrity</w:t>
            </w:r>
          </w:p>
        </w:tc>
        <w:tc>
          <w:tcPr>
            <w:tcW w:w="2045" w:type="dxa"/>
            <w:tcMar>
              <w:top w:w="80" w:type="dxa"/>
              <w:left w:w="80" w:type="dxa"/>
              <w:bottom w:w="80" w:type="dxa"/>
              <w:right w:w="80" w:type="dxa"/>
            </w:tcMar>
            <w:vAlign w:val="center"/>
          </w:tcPr>
          <w:p w14:paraId="65E0C042" w14:textId="77777777" w:rsidR="00DA0C49" w:rsidRDefault="00B10EEA">
            <w:pPr>
              <w:spacing w:after="0"/>
            </w:pPr>
            <w:r>
              <w:rPr>
                <w:sz w:val="15"/>
              </w:rPr>
              <w:t>Unsigned/missing documentation, charge lag, coding suggestions, missed charges</w:t>
            </w:r>
          </w:p>
        </w:tc>
        <w:tc>
          <w:tcPr>
            <w:tcW w:w="2045" w:type="dxa"/>
            <w:tcMar>
              <w:top w:w="80" w:type="dxa"/>
              <w:left w:w="80" w:type="dxa"/>
              <w:bottom w:w="80" w:type="dxa"/>
              <w:right w:w="80" w:type="dxa"/>
            </w:tcMar>
            <w:vAlign w:val="center"/>
          </w:tcPr>
          <w:p w14:paraId="7A3C9C29" w14:textId="77777777" w:rsidR="00DA0C49" w:rsidRDefault="00B10EEA">
            <w:pPr>
              <w:spacing w:after="0"/>
            </w:pPr>
            <w:r>
              <w:rPr>
                <w:sz w:val="15"/>
              </w:rPr>
              <w:t>Providers, coders, charge capture</w:t>
            </w:r>
          </w:p>
        </w:tc>
        <w:tc>
          <w:tcPr>
            <w:tcW w:w="2045" w:type="dxa"/>
            <w:tcMar>
              <w:top w:w="80" w:type="dxa"/>
              <w:left w:w="80" w:type="dxa"/>
              <w:bottom w:w="80" w:type="dxa"/>
              <w:right w:w="80" w:type="dxa"/>
            </w:tcMar>
            <w:vAlign w:val="center"/>
          </w:tcPr>
          <w:p w14:paraId="023FB83A" w14:textId="77777777" w:rsidR="00DA0C49" w:rsidRDefault="00B10EEA">
            <w:pPr>
              <w:spacing w:after="0"/>
            </w:pPr>
            <w:r>
              <w:rPr>
                <w:sz w:val="15"/>
              </w:rPr>
              <w:t>A3, A4</w:t>
            </w:r>
          </w:p>
        </w:tc>
        <w:tc>
          <w:tcPr>
            <w:tcW w:w="2045" w:type="dxa"/>
            <w:tcMar>
              <w:top w:w="80" w:type="dxa"/>
              <w:left w:w="80" w:type="dxa"/>
              <w:bottom w:w="80" w:type="dxa"/>
              <w:right w:w="80" w:type="dxa"/>
            </w:tcMar>
            <w:vAlign w:val="center"/>
          </w:tcPr>
          <w:p w14:paraId="618B28C3" w14:textId="77777777" w:rsidR="00DA0C49" w:rsidRDefault="00B10EEA">
            <w:pPr>
              <w:spacing w:after="0"/>
            </w:pPr>
            <w:r>
              <w:rPr>
                <w:sz w:val="15"/>
              </w:rPr>
              <w:t>MVP / Phase 2</w:t>
            </w:r>
          </w:p>
        </w:tc>
      </w:tr>
      <w:tr w:rsidR="00DA0C49" w14:paraId="6E834177" w14:textId="77777777">
        <w:trPr>
          <w:cantSplit/>
          <w:jc w:val="center"/>
        </w:trPr>
        <w:tc>
          <w:tcPr>
            <w:tcW w:w="2045" w:type="dxa"/>
            <w:shd w:val="clear" w:color="auto" w:fill="F3F6F9"/>
            <w:tcMar>
              <w:top w:w="80" w:type="dxa"/>
              <w:left w:w="80" w:type="dxa"/>
              <w:bottom w:w="80" w:type="dxa"/>
              <w:right w:w="80" w:type="dxa"/>
            </w:tcMar>
            <w:vAlign w:val="center"/>
          </w:tcPr>
          <w:p w14:paraId="67B156A9" w14:textId="77777777" w:rsidR="00DA0C49" w:rsidRDefault="00B10EEA">
            <w:pPr>
              <w:spacing w:after="0"/>
            </w:pPr>
            <w:r>
              <w:rPr>
                <w:sz w:val="15"/>
              </w:rPr>
              <w:t>Claims Intelligence</w:t>
            </w:r>
          </w:p>
        </w:tc>
        <w:tc>
          <w:tcPr>
            <w:tcW w:w="2045" w:type="dxa"/>
            <w:shd w:val="clear" w:color="auto" w:fill="F3F6F9"/>
            <w:tcMar>
              <w:top w:w="80" w:type="dxa"/>
              <w:left w:w="80" w:type="dxa"/>
              <w:bottom w:w="80" w:type="dxa"/>
              <w:right w:w="80" w:type="dxa"/>
            </w:tcMar>
            <w:vAlign w:val="center"/>
          </w:tcPr>
          <w:p w14:paraId="19568D1B" w14:textId="77777777" w:rsidR="00DA0C49" w:rsidRDefault="00B10EEA">
            <w:pPr>
              <w:spacing w:after="0"/>
            </w:pPr>
            <w:r>
              <w:rPr>
                <w:sz w:val="15"/>
              </w:rPr>
              <w:t>Claim digital twin, scrub results, rejection handling, first-pass performance</w:t>
            </w:r>
          </w:p>
        </w:tc>
        <w:tc>
          <w:tcPr>
            <w:tcW w:w="2045" w:type="dxa"/>
            <w:shd w:val="clear" w:color="auto" w:fill="F3F6F9"/>
            <w:tcMar>
              <w:top w:w="80" w:type="dxa"/>
              <w:left w:w="80" w:type="dxa"/>
              <w:bottom w:w="80" w:type="dxa"/>
              <w:right w:w="80" w:type="dxa"/>
            </w:tcMar>
            <w:vAlign w:val="center"/>
          </w:tcPr>
          <w:p w14:paraId="286FF404" w14:textId="77777777" w:rsidR="00DA0C49" w:rsidRDefault="00B10EEA">
            <w:pPr>
              <w:spacing w:after="0"/>
            </w:pPr>
            <w:r>
              <w:rPr>
                <w:sz w:val="15"/>
              </w:rPr>
              <w:t>Billing team</w:t>
            </w:r>
          </w:p>
        </w:tc>
        <w:tc>
          <w:tcPr>
            <w:tcW w:w="2045" w:type="dxa"/>
            <w:shd w:val="clear" w:color="auto" w:fill="F3F6F9"/>
            <w:tcMar>
              <w:top w:w="80" w:type="dxa"/>
              <w:left w:w="80" w:type="dxa"/>
              <w:bottom w:w="80" w:type="dxa"/>
              <w:right w:w="80" w:type="dxa"/>
            </w:tcMar>
            <w:vAlign w:val="center"/>
          </w:tcPr>
          <w:p w14:paraId="69F10190" w14:textId="77777777" w:rsidR="00DA0C49" w:rsidRDefault="00B10EEA">
            <w:pPr>
              <w:spacing w:after="0"/>
            </w:pPr>
            <w:r>
              <w:rPr>
                <w:sz w:val="15"/>
              </w:rPr>
              <w:t>A5, A6</w:t>
            </w:r>
          </w:p>
        </w:tc>
        <w:tc>
          <w:tcPr>
            <w:tcW w:w="2045" w:type="dxa"/>
            <w:shd w:val="clear" w:color="auto" w:fill="F3F6F9"/>
            <w:tcMar>
              <w:top w:w="80" w:type="dxa"/>
              <w:left w:w="80" w:type="dxa"/>
              <w:bottom w:w="80" w:type="dxa"/>
              <w:right w:w="80" w:type="dxa"/>
            </w:tcMar>
            <w:vAlign w:val="center"/>
          </w:tcPr>
          <w:p w14:paraId="5DD5CF6C" w14:textId="77777777" w:rsidR="00DA0C49" w:rsidRDefault="00B10EEA">
            <w:pPr>
              <w:spacing w:after="0"/>
            </w:pPr>
            <w:r>
              <w:rPr>
                <w:sz w:val="15"/>
              </w:rPr>
              <w:t>MVP</w:t>
            </w:r>
          </w:p>
        </w:tc>
      </w:tr>
      <w:tr w:rsidR="00DA0C49" w14:paraId="1C6A0FF6" w14:textId="77777777">
        <w:trPr>
          <w:cantSplit/>
          <w:jc w:val="center"/>
        </w:trPr>
        <w:tc>
          <w:tcPr>
            <w:tcW w:w="2045" w:type="dxa"/>
            <w:tcMar>
              <w:top w:w="80" w:type="dxa"/>
              <w:left w:w="80" w:type="dxa"/>
              <w:bottom w:w="80" w:type="dxa"/>
              <w:right w:w="80" w:type="dxa"/>
            </w:tcMar>
            <w:vAlign w:val="center"/>
          </w:tcPr>
          <w:p w14:paraId="3C736D43" w14:textId="77777777" w:rsidR="00DA0C49" w:rsidRDefault="00B10EEA">
            <w:pPr>
              <w:spacing w:after="0"/>
            </w:pPr>
            <w:r>
              <w:rPr>
                <w:sz w:val="15"/>
              </w:rPr>
              <w:t>AR &amp; Denials Workspace</w:t>
            </w:r>
          </w:p>
        </w:tc>
        <w:tc>
          <w:tcPr>
            <w:tcW w:w="2045" w:type="dxa"/>
            <w:tcMar>
              <w:top w:w="80" w:type="dxa"/>
              <w:left w:w="80" w:type="dxa"/>
              <w:bottom w:w="80" w:type="dxa"/>
              <w:right w:w="80" w:type="dxa"/>
            </w:tcMar>
            <w:vAlign w:val="center"/>
          </w:tcPr>
          <w:p w14:paraId="33338712" w14:textId="77777777" w:rsidR="00DA0C49" w:rsidRDefault="00B10EEA">
            <w:pPr>
              <w:spacing w:after="0"/>
            </w:pPr>
            <w:r>
              <w:rPr>
                <w:sz w:val="15"/>
              </w:rPr>
              <w:t>Prioritized worklist, next best action, appeal package, deadlines and recovery probability</w:t>
            </w:r>
          </w:p>
        </w:tc>
        <w:tc>
          <w:tcPr>
            <w:tcW w:w="2045" w:type="dxa"/>
            <w:tcMar>
              <w:top w:w="80" w:type="dxa"/>
              <w:left w:w="80" w:type="dxa"/>
              <w:bottom w:w="80" w:type="dxa"/>
              <w:right w:w="80" w:type="dxa"/>
            </w:tcMar>
            <w:vAlign w:val="center"/>
          </w:tcPr>
          <w:p w14:paraId="5AD18E4F" w14:textId="77777777" w:rsidR="00DA0C49" w:rsidRDefault="00B10EEA">
            <w:pPr>
              <w:spacing w:after="0"/>
            </w:pPr>
            <w:r>
              <w:rPr>
                <w:sz w:val="15"/>
              </w:rPr>
              <w:t>AR, denials, managers</w:t>
            </w:r>
          </w:p>
        </w:tc>
        <w:tc>
          <w:tcPr>
            <w:tcW w:w="2045" w:type="dxa"/>
            <w:tcMar>
              <w:top w:w="80" w:type="dxa"/>
              <w:left w:w="80" w:type="dxa"/>
              <w:bottom w:w="80" w:type="dxa"/>
              <w:right w:w="80" w:type="dxa"/>
            </w:tcMar>
            <w:vAlign w:val="center"/>
          </w:tcPr>
          <w:p w14:paraId="344D658F" w14:textId="77777777" w:rsidR="00DA0C49" w:rsidRDefault="00B10EEA">
            <w:pPr>
              <w:spacing w:after="0"/>
            </w:pPr>
            <w:r>
              <w:rPr>
                <w:sz w:val="15"/>
              </w:rPr>
              <w:t>A7, A8, A9</w:t>
            </w:r>
          </w:p>
        </w:tc>
        <w:tc>
          <w:tcPr>
            <w:tcW w:w="2045" w:type="dxa"/>
            <w:tcMar>
              <w:top w:w="80" w:type="dxa"/>
              <w:left w:w="80" w:type="dxa"/>
              <w:bottom w:w="80" w:type="dxa"/>
              <w:right w:w="80" w:type="dxa"/>
            </w:tcMar>
            <w:vAlign w:val="center"/>
          </w:tcPr>
          <w:p w14:paraId="183DF844" w14:textId="77777777" w:rsidR="00DA0C49" w:rsidRDefault="00B10EEA">
            <w:pPr>
              <w:spacing w:after="0"/>
            </w:pPr>
            <w:r>
              <w:rPr>
                <w:sz w:val="15"/>
              </w:rPr>
              <w:t>MVP</w:t>
            </w:r>
          </w:p>
        </w:tc>
      </w:tr>
      <w:tr w:rsidR="00DA0C49" w14:paraId="285E3184" w14:textId="77777777">
        <w:trPr>
          <w:cantSplit/>
          <w:jc w:val="center"/>
        </w:trPr>
        <w:tc>
          <w:tcPr>
            <w:tcW w:w="2045" w:type="dxa"/>
            <w:shd w:val="clear" w:color="auto" w:fill="F3F6F9"/>
            <w:tcMar>
              <w:top w:w="80" w:type="dxa"/>
              <w:left w:w="80" w:type="dxa"/>
              <w:bottom w:w="80" w:type="dxa"/>
              <w:right w:w="80" w:type="dxa"/>
            </w:tcMar>
            <w:vAlign w:val="center"/>
          </w:tcPr>
          <w:p w14:paraId="2BF3203E" w14:textId="77777777" w:rsidR="00DA0C49" w:rsidRDefault="00B10EEA">
            <w:pPr>
              <w:spacing w:after="0"/>
            </w:pPr>
            <w:r>
              <w:rPr>
                <w:sz w:val="15"/>
              </w:rPr>
              <w:t>Payment &amp; Contract Integrity</w:t>
            </w:r>
          </w:p>
        </w:tc>
        <w:tc>
          <w:tcPr>
            <w:tcW w:w="2045" w:type="dxa"/>
            <w:shd w:val="clear" w:color="auto" w:fill="F3F6F9"/>
            <w:tcMar>
              <w:top w:w="80" w:type="dxa"/>
              <w:left w:w="80" w:type="dxa"/>
              <w:bottom w:w="80" w:type="dxa"/>
              <w:right w:w="80" w:type="dxa"/>
            </w:tcMar>
            <w:vAlign w:val="center"/>
          </w:tcPr>
          <w:p w14:paraId="2928B621" w14:textId="77777777" w:rsidR="00DA0C49" w:rsidRDefault="00B10EEA">
            <w:pPr>
              <w:spacing w:after="0"/>
            </w:pPr>
            <w:r>
              <w:rPr>
                <w:sz w:val="15"/>
              </w:rPr>
              <w:t>Expected vs paid, underpayments, posting, bank reconciliation, credits</w:t>
            </w:r>
          </w:p>
        </w:tc>
        <w:tc>
          <w:tcPr>
            <w:tcW w:w="2045" w:type="dxa"/>
            <w:shd w:val="clear" w:color="auto" w:fill="F3F6F9"/>
            <w:tcMar>
              <w:top w:w="80" w:type="dxa"/>
              <w:left w:w="80" w:type="dxa"/>
              <w:bottom w:w="80" w:type="dxa"/>
              <w:right w:w="80" w:type="dxa"/>
            </w:tcMar>
            <w:vAlign w:val="center"/>
          </w:tcPr>
          <w:p w14:paraId="19DFCE08" w14:textId="77777777" w:rsidR="00DA0C49" w:rsidRDefault="00B10EEA">
            <w:pPr>
              <w:spacing w:after="0"/>
            </w:pPr>
            <w:r>
              <w:rPr>
                <w:sz w:val="15"/>
              </w:rPr>
              <w:t>Posting, finance, contract team</w:t>
            </w:r>
          </w:p>
        </w:tc>
        <w:tc>
          <w:tcPr>
            <w:tcW w:w="2045" w:type="dxa"/>
            <w:shd w:val="clear" w:color="auto" w:fill="F3F6F9"/>
            <w:tcMar>
              <w:top w:w="80" w:type="dxa"/>
              <w:left w:w="80" w:type="dxa"/>
              <w:bottom w:w="80" w:type="dxa"/>
              <w:right w:w="80" w:type="dxa"/>
            </w:tcMar>
            <w:vAlign w:val="center"/>
          </w:tcPr>
          <w:p w14:paraId="39EFCBAB" w14:textId="77777777" w:rsidR="00DA0C49" w:rsidRDefault="00B10EEA">
            <w:pPr>
              <w:spacing w:after="0"/>
            </w:pPr>
            <w:r>
              <w:rPr>
                <w:sz w:val="15"/>
              </w:rPr>
              <w:t>A10, A11</w:t>
            </w:r>
          </w:p>
        </w:tc>
        <w:tc>
          <w:tcPr>
            <w:tcW w:w="2045" w:type="dxa"/>
            <w:shd w:val="clear" w:color="auto" w:fill="F3F6F9"/>
            <w:tcMar>
              <w:top w:w="80" w:type="dxa"/>
              <w:left w:w="80" w:type="dxa"/>
              <w:bottom w:w="80" w:type="dxa"/>
              <w:right w:w="80" w:type="dxa"/>
            </w:tcMar>
            <w:vAlign w:val="center"/>
          </w:tcPr>
          <w:p w14:paraId="3F6532E4" w14:textId="77777777" w:rsidR="00DA0C49" w:rsidRDefault="00B10EEA">
            <w:pPr>
              <w:spacing w:after="0"/>
            </w:pPr>
            <w:r>
              <w:rPr>
                <w:sz w:val="15"/>
              </w:rPr>
              <w:t>MVP / MVP+</w:t>
            </w:r>
          </w:p>
        </w:tc>
      </w:tr>
      <w:tr w:rsidR="00DA0C49" w14:paraId="6ADC0CD0" w14:textId="77777777">
        <w:trPr>
          <w:cantSplit/>
          <w:jc w:val="center"/>
        </w:trPr>
        <w:tc>
          <w:tcPr>
            <w:tcW w:w="2045" w:type="dxa"/>
            <w:tcMar>
              <w:top w:w="80" w:type="dxa"/>
              <w:left w:w="80" w:type="dxa"/>
              <w:bottom w:w="80" w:type="dxa"/>
              <w:right w:w="80" w:type="dxa"/>
            </w:tcMar>
            <w:vAlign w:val="center"/>
          </w:tcPr>
          <w:p w14:paraId="409E62E1" w14:textId="77777777" w:rsidR="00DA0C49" w:rsidRDefault="00B10EEA">
            <w:pPr>
              <w:spacing w:after="0"/>
            </w:pPr>
            <w:r>
              <w:rPr>
                <w:sz w:val="15"/>
              </w:rPr>
              <w:t>Administration &amp; Governance</w:t>
            </w:r>
          </w:p>
        </w:tc>
        <w:tc>
          <w:tcPr>
            <w:tcW w:w="2045" w:type="dxa"/>
            <w:tcMar>
              <w:top w:w="80" w:type="dxa"/>
              <w:left w:w="80" w:type="dxa"/>
              <w:bottom w:w="80" w:type="dxa"/>
              <w:right w:w="80" w:type="dxa"/>
            </w:tcMar>
            <w:vAlign w:val="center"/>
          </w:tcPr>
          <w:p w14:paraId="174427FC" w14:textId="77777777" w:rsidR="00DA0C49" w:rsidRDefault="00B10EEA">
            <w:pPr>
              <w:spacing w:after="0"/>
            </w:pPr>
            <w:r>
              <w:rPr>
                <w:sz w:val="15"/>
              </w:rPr>
              <w:t>Roles, approvals, workflow policies, model thresholds, audit logs, connectors, client/tenant configuration</w:t>
            </w:r>
          </w:p>
        </w:tc>
        <w:tc>
          <w:tcPr>
            <w:tcW w:w="2045" w:type="dxa"/>
            <w:tcMar>
              <w:top w:w="80" w:type="dxa"/>
              <w:left w:w="80" w:type="dxa"/>
              <w:bottom w:w="80" w:type="dxa"/>
              <w:right w:w="80" w:type="dxa"/>
            </w:tcMar>
            <w:vAlign w:val="center"/>
          </w:tcPr>
          <w:p w14:paraId="2CBEA4A6" w14:textId="77777777" w:rsidR="00DA0C49" w:rsidRDefault="00B10EEA">
            <w:pPr>
              <w:spacing w:after="0"/>
            </w:pPr>
            <w:r>
              <w:rPr>
                <w:sz w:val="15"/>
              </w:rPr>
              <w:t>Admin, compliance, product ops</w:t>
            </w:r>
          </w:p>
        </w:tc>
        <w:tc>
          <w:tcPr>
            <w:tcW w:w="2045" w:type="dxa"/>
            <w:tcMar>
              <w:top w:w="80" w:type="dxa"/>
              <w:left w:w="80" w:type="dxa"/>
              <w:bottom w:w="80" w:type="dxa"/>
              <w:right w:w="80" w:type="dxa"/>
            </w:tcMar>
            <w:vAlign w:val="center"/>
          </w:tcPr>
          <w:p w14:paraId="28BF2D54" w14:textId="77777777" w:rsidR="00DA0C49" w:rsidRDefault="00B10EEA">
            <w:pPr>
              <w:spacing w:after="0"/>
            </w:pPr>
            <w:r>
              <w:rPr>
                <w:sz w:val="15"/>
              </w:rPr>
              <w:t>Cross-platform</w:t>
            </w:r>
          </w:p>
        </w:tc>
        <w:tc>
          <w:tcPr>
            <w:tcW w:w="2045" w:type="dxa"/>
            <w:tcMar>
              <w:top w:w="80" w:type="dxa"/>
              <w:left w:w="80" w:type="dxa"/>
              <w:bottom w:w="80" w:type="dxa"/>
              <w:right w:w="80" w:type="dxa"/>
            </w:tcMar>
            <w:vAlign w:val="center"/>
          </w:tcPr>
          <w:p w14:paraId="493AABC2" w14:textId="77777777" w:rsidR="00DA0C49" w:rsidRDefault="00B10EEA">
            <w:pPr>
              <w:spacing w:after="0"/>
            </w:pPr>
            <w:r>
              <w:rPr>
                <w:sz w:val="15"/>
              </w:rPr>
              <w:t>MVP</w:t>
            </w:r>
          </w:p>
        </w:tc>
      </w:tr>
    </w:tbl>
    <w:p w14:paraId="16E47184" w14:textId="77777777" w:rsidR="00DA0C49" w:rsidRDefault="00B10EEA">
      <w:pPr>
        <w:pStyle w:val="Heading1"/>
      </w:pPr>
      <w:bookmarkStart w:id="275" w:name="_Toc9000008"/>
      <w:bookmarkStart w:id="276" w:name="_Toc242031657"/>
      <w:r>
        <w:t>6. Human-in-the-loop and autonomy model</w:t>
      </w:r>
      <w:bookmarkEnd w:id="275"/>
      <w:bookmarkEnd w:id="276"/>
    </w:p>
    <w:p w14:paraId="54E3826F" w14:textId="77777777" w:rsidR="00DA0C49" w:rsidRDefault="00B10EEA">
      <w:r>
        <w:t>Autonomy should be granted per workflow action, not per product. The same agent may autonomously perform a low-risk status check while requiring approval for a coding change or appeal.</w:t>
      </w:r>
    </w:p>
    <w:tbl>
      <w:tblPr>
        <w:tblStyle w:val="TableGrid"/>
        <w:tblW w:w="0" w:type="auto"/>
        <w:jc w:val="center"/>
        <w:tblLook w:val="04A0" w:firstRow="1" w:lastRow="0" w:firstColumn="1" w:lastColumn="0" w:noHBand="0" w:noVBand="1"/>
      </w:tblPr>
      <w:tblGrid>
        <w:gridCol w:w="2041"/>
        <w:gridCol w:w="2043"/>
        <w:gridCol w:w="2043"/>
        <w:gridCol w:w="2044"/>
        <w:gridCol w:w="2043"/>
      </w:tblGrid>
      <w:tr w:rsidR="00DA0C49" w14:paraId="678EAEC7" w14:textId="77777777">
        <w:trPr>
          <w:cantSplit/>
          <w:tblHeader/>
          <w:jc w:val="center"/>
        </w:trPr>
        <w:tc>
          <w:tcPr>
            <w:tcW w:w="2045" w:type="dxa"/>
            <w:shd w:val="clear" w:color="auto" w:fill="17365D"/>
            <w:tcMar>
              <w:top w:w="80" w:type="dxa"/>
              <w:left w:w="80" w:type="dxa"/>
              <w:bottom w:w="80" w:type="dxa"/>
              <w:right w:w="80" w:type="dxa"/>
            </w:tcMar>
            <w:vAlign w:val="center"/>
          </w:tcPr>
          <w:p w14:paraId="370FBFFB" w14:textId="77777777" w:rsidR="00DA0C49" w:rsidRDefault="00B10EEA">
            <w:pPr>
              <w:spacing w:after="0"/>
            </w:pPr>
            <w:r>
              <w:rPr>
                <w:b/>
                <w:color w:val="FFFFFF"/>
                <w:sz w:val="15"/>
              </w:rPr>
              <w:t>Level</w:t>
            </w:r>
          </w:p>
        </w:tc>
        <w:tc>
          <w:tcPr>
            <w:tcW w:w="2045" w:type="dxa"/>
            <w:shd w:val="clear" w:color="auto" w:fill="17365D"/>
            <w:tcMar>
              <w:top w:w="80" w:type="dxa"/>
              <w:left w:w="80" w:type="dxa"/>
              <w:bottom w:w="80" w:type="dxa"/>
              <w:right w:w="80" w:type="dxa"/>
            </w:tcMar>
            <w:vAlign w:val="center"/>
          </w:tcPr>
          <w:p w14:paraId="7244C9FC" w14:textId="77777777" w:rsidR="00DA0C49" w:rsidRDefault="00B10EEA">
            <w:pPr>
              <w:spacing w:after="0"/>
            </w:pPr>
            <w:r>
              <w:rPr>
                <w:b/>
                <w:color w:val="FFFFFF"/>
                <w:sz w:val="15"/>
              </w:rPr>
              <w:t>Mode</w:t>
            </w:r>
          </w:p>
        </w:tc>
        <w:tc>
          <w:tcPr>
            <w:tcW w:w="2045" w:type="dxa"/>
            <w:shd w:val="clear" w:color="auto" w:fill="17365D"/>
            <w:tcMar>
              <w:top w:w="80" w:type="dxa"/>
              <w:left w:w="80" w:type="dxa"/>
              <w:bottom w:w="80" w:type="dxa"/>
              <w:right w:w="80" w:type="dxa"/>
            </w:tcMar>
            <w:vAlign w:val="center"/>
          </w:tcPr>
          <w:p w14:paraId="5405C587" w14:textId="77777777" w:rsidR="00DA0C49" w:rsidRDefault="00B10EEA">
            <w:pPr>
              <w:spacing w:after="0"/>
            </w:pPr>
            <w:r>
              <w:rPr>
                <w:b/>
                <w:color w:val="FFFFFF"/>
                <w:sz w:val="15"/>
              </w:rPr>
              <w:t>System behavior</w:t>
            </w:r>
          </w:p>
        </w:tc>
        <w:tc>
          <w:tcPr>
            <w:tcW w:w="2045" w:type="dxa"/>
            <w:shd w:val="clear" w:color="auto" w:fill="17365D"/>
            <w:tcMar>
              <w:top w:w="80" w:type="dxa"/>
              <w:left w:w="80" w:type="dxa"/>
              <w:bottom w:w="80" w:type="dxa"/>
              <w:right w:w="80" w:type="dxa"/>
            </w:tcMar>
            <w:vAlign w:val="center"/>
          </w:tcPr>
          <w:p w14:paraId="7C77A4FB" w14:textId="77777777" w:rsidR="00DA0C49" w:rsidRDefault="00B10EEA">
            <w:pPr>
              <w:spacing w:after="0"/>
            </w:pPr>
            <w:r>
              <w:rPr>
                <w:b/>
                <w:color w:val="FFFFFF"/>
                <w:sz w:val="15"/>
              </w:rPr>
              <w:t>Human role</w:t>
            </w:r>
          </w:p>
        </w:tc>
        <w:tc>
          <w:tcPr>
            <w:tcW w:w="2045" w:type="dxa"/>
            <w:shd w:val="clear" w:color="auto" w:fill="17365D"/>
            <w:tcMar>
              <w:top w:w="80" w:type="dxa"/>
              <w:left w:w="80" w:type="dxa"/>
              <w:bottom w:w="80" w:type="dxa"/>
              <w:right w:w="80" w:type="dxa"/>
            </w:tcMar>
            <w:vAlign w:val="center"/>
          </w:tcPr>
          <w:p w14:paraId="15012254" w14:textId="77777777" w:rsidR="00DA0C49" w:rsidRDefault="00B10EEA">
            <w:pPr>
              <w:spacing w:after="0"/>
            </w:pPr>
            <w:r>
              <w:rPr>
                <w:b/>
                <w:color w:val="FFFFFF"/>
                <w:sz w:val="15"/>
              </w:rPr>
              <w:t>Promotion criteria</w:t>
            </w:r>
          </w:p>
        </w:tc>
      </w:tr>
      <w:tr w:rsidR="00DA0C49" w14:paraId="04A1824C" w14:textId="77777777">
        <w:trPr>
          <w:cantSplit/>
          <w:jc w:val="center"/>
        </w:trPr>
        <w:tc>
          <w:tcPr>
            <w:tcW w:w="2045" w:type="dxa"/>
            <w:tcMar>
              <w:top w:w="80" w:type="dxa"/>
              <w:left w:w="80" w:type="dxa"/>
              <w:bottom w:w="80" w:type="dxa"/>
              <w:right w:w="80" w:type="dxa"/>
            </w:tcMar>
            <w:vAlign w:val="center"/>
          </w:tcPr>
          <w:p w14:paraId="67D40652" w14:textId="77777777" w:rsidR="00DA0C49" w:rsidRDefault="00B10EEA">
            <w:pPr>
              <w:spacing w:after="0"/>
            </w:pPr>
            <w:r>
              <w:rPr>
                <w:sz w:val="15"/>
              </w:rPr>
              <w:t>L0</w:t>
            </w:r>
          </w:p>
        </w:tc>
        <w:tc>
          <w:tcPr>
            <w:tcW w:w="2045" w:type="dxa"/>
            <w:tcMar>
              <w:top w:w="80" w:type="dxa"/>
              <w:left w:w="80" w:type="dxa"/>
              <w:bottom w:w="80" w:type="dxa"/>
              <w:right w:w="80" w:type="dxa"/>
            </w:tcMar>
            <w:vAlign w:val="center"/>
          </w:tcPr>
          <w:p w14:paraId="4C03658F" w14:textId="77777777" w:rsidR="00DA0C49" w:rsidRDefault="00B10EEA">
            <w:pPr>
              <w:spacing w:after="0"/>
            </w:pPr>
            <w:r>
              <w:rPr>
                <w:sz w:val="15"/>
              </w:rPr>
              <w:t>Observe</w:t>
            </w:r>
          </w:p>
        </w:tc>
        <w:tc>
          <w:tcPr>
            <w:tcW w:w="2045" w:type="dxa"/>
            <w:tcMar>
              <w:top w:w="80" w:type="dxa"/>
              <w:left w:w="80" w:type="dxa"/>
              <w:bottom w:w="80" w:type="dxa"/>
              <w:right w:w="80" w:type="dxa"/>
            </w:tcMar>
            <w:vAlign w:val="center"/>
          </w:tcPr>
          <w:p w14:paraId="395BFCC3" w14:textId="77777777" w:rsidR="00DA0C49" w:rsidRDefault="00B10EEA">
            <w:pPr>
              <w:spacing w:after="0"/>
            </w:pPr>
            <w:r>
              <w:rPr>
                <w:sz w:val="15"/>
              </w:rPr>
              <w:t>Reads data and measures current state only</w:t>
            </w:r>
          </w:p>
        </w:tc>
        <w:tc>
          <w:tcPr>
            <w:tcW w:w="2045" w:type="dxa"/>
            <w:tcMar>
              <w:top w:w="80" w:type="dxa"/>
              <w:left w:w="80" w:type="dxa"/>
              <w:bottom w:w="80" w:type="dxa"/>
              <w:right w:w="80" w:type="dxa"/>
            </w:tcMar>
            <w:vAlign w:val="center"/>
          </w:tcPr>
          <w:p w14:paraId="18FC8834" w14:textId="77777777" w:rsidR="00DA0C49" w:rsidRDefault="00B10EEA">
            <w:pPr>
              <w:spacing w:after="0"/>
            </w:pPr>
            <w:r>
              <w:rPr>
                <w:sz w:val="15"/>
              </w:rPr>
              <w:t>No action</w:t>
            </w:r>
          </w:p>
        </w:tc>
        <w:tc>
          <w:tcPr>
            <w:tcW w:w="2045" w:type="dxa"/>
            <w:tcMar>
              <w:top w:w="80" w:type="dxa"/>
              <w:left w:w="80" w:type="dxa"/>
              <w:bottom w:w="80" w:type="dxa"/>
              <w:right w:w="80" w:type="dxa"/>
            </w:tcMar>
            <w:vAlign w:val="center"/>
          </w:tcPr>
          <w:p w14:paraId="2B01F1AF" w14:textId="77777777" w:rsidR="00DA0C49" w:rsidRDefault="00B10EEA">
            <w:pPr>
              <w:spacing w:after="0"/>
            </w:pPr>
            <w:r>
              <w:rPr>
                <w:sz w:val="15"/>
              </w:rPr>
              <w:t>Connectivity and baseline validated</w:t>
            </w:r>
          </w:p>
        </w:tc>
      </w:tr>
      <w:tr w:rsidR="00DA0C49" w14:paraId="7A6E1481" w14:textId="77777777">
        <w:trPr>
          <w:cantSplit/>
          <w:jc w:val="center"/>
        </w:trPr>
        <w:tc>
          <w:tcPr>
            <w:tcW w:w="2045" w:type="dxa"/>
            <w:shd w:val="clear" w:color="auto" w:fill="F3F6F9"/>
            <w:tcMar>
              <w:top w:w="80" w:type="dxa"/>
              <w:left w:w="80" w:type="dxa"/>
              <w:bottom w:w="80" w:type="dxa"/>
              <w:right w:w="80" w:type="dxa"/>
            </w:tcMar>
            <w:vAlign w:val="center"/>
          </w:tcPr>
          <w:p w14:paraId="4310482B" w14:textId="77777777" w:rsidR="00DA0C49" w:rsidRDefault="00B10EEA">
            <w:pPr>
              <w:spacing w:after="0"/>
            </w:pPr>
            <w:r>
              <w:rPr>
                <w:sz w:val="15"/>
              </w:rPr>
              <w:t>L1</w:t>
            </w:r>
          </w:p>
        </w:tc>
        <w:tc>
          <w:tcPr>
            <w:tcW w:w="2045" w:type="dxa"/>
            <w:shd w:val="clear" w:color="auto" w:fill="F3F6F9"/>
            <w:tcMar>
              <w:top w:w="80" w:type="dxa"/>
              <w:left w:w="80" w:type="dxa"/>
              <w:bottom w:w="80" w:type="dxa"/>
              <w:right w:w="80" w:type="dxa"/>
            </w:tcMar>
            <w:vAlign w:val="center"/>
          </w:tcPr>
          <w:p w14:paraId="62AD7A0D" w14:textId="77777777" w:rsidR="00DA0C49" w:rsidRDefault="00B10EEA">
            <w:pPr>
              <w:spacing w:after="0"/>
            </w:pPr>
            <w:r>
              <w:rPr>
                <w:sz w:val="15"/>
              </w:rPr>
              <w:t>Assist</w:t>
            </w:r>
          </w:p>
        </w:tc>
        <w:tc>
          <w:tcPr>
            <w:tcW w:w="2045" w:type="dxa"/>
            <w:shd w:val="clear" w:color="auto" w:fill="F3F6F9"/>
            <w:tcMar>
              <w:top w:w="80" w:type="dxa"/>
              <w:left w:w="80" w:type="dxa"/>
              <w:bottom w:w="80" w:type="dxa"/>
              <w:right w:w="80" w:type="dxa"/>
            </w:tcMar>
            <w:vAlign w:val="center"/>
          </w:tcPr>
          <w:p w14:paraId="34303C29" w14:textId="77777777" w:rsidR="00DA0C49" w:rsidRDefault="00B10EEA">
            <w:pPr>
              <w:spacing w:after="0"/>
            </w:pPr>
            <w:r>
              <w:rPr>
                <w:sz w:val="15"/>
              </w:rPr>
              <w:t>Detects issues, ranks work and explains why</w:t>
            </w:r>
          </w:p>
        </w:tc>
        <w:tc>
          <w:tcPr>
            <w:tcW w:w="2045" w:type="dxa"/>
            <w:shd w:val="clear" w:color="auto" w:fill="F3F6F9"/>
            <w:tcMar>
              <w:top w:w="80" w:type="dxa"/>
              <w:left w:w="80" w:type="dxa"/>
              <w:bottom w:w="80" w:type="dxa"/>
              <w:right w:w="80" w:type="dxa"/>
            </w:tcMar>
            <w:vAlign w:val="center"/>
          </w:tcPr>
          <w:p w14:paraId="3980B8E7" w14:textId="77777777" w:rsidR="00DA0C49" w:rsidRDefault="00B10EEA">
            <w:pPr>
              <w:spacing w:after="0"/>
            </w:pPr>
            <w:r>
              <w:rPr>
                <w:sz w:val="15"/>
              </w:rPr>
              <w:t>Staff performs action</w:t>
            </w:r>
          </w:p>
        </w:tc>
        <w:tc>
          <w:tcPr>
            <w:tcW w:w="2045" w:type="dxa"/>
            <w:shd w:val="clear" w:color="auto" w:fill="F3F6F9"/>
            <w:tcMar>
              <w:top w:w="80" w:type="dxa"/>
              <w:left w:w="80" w:type="dxa"/>
              <w:bottom w:w="80" w:type="dxa"/>
              <w:right w:w="80" w:type="dxa"/>
            </w:tcMar>
            <w:vAlign w:val="center"/>
          </w:tcPr>
          <w:p w14:paraId="1A423EC0" w14:textId="77777777" w:rsidR="00DA0C49" w:rsidRDefault="00B10EEA">
            <w:pPr>
              <w:spacing w:after="0"/>
            </w:pPr>
            <w:r>
              <w:rPr>
                <w:sz w:val="15"/>
              </w:rPr>
              <w:t>Precision/recall and value validated</w:t>
            </w:r>
          </w:p>
        </w:tc>
      </w:tr>
      <w:tr w:rsidR="00DA0C49" w14:paraId="6CA53FB7" w14:textId="77777777">
        <w:trPr>
          <w:cantSplit/>
          <w:jc w:val="center"/>
        </w:trPr>
        <w:tc>
          <w:tcPr>
            <w:tcW w:w="2045" w:type="dxa"/>
            <w:tcMar>
              <w:top w:w="80" w:type="dxa"/>
              <w:left w:w="80" w:type="dxa"/>
              <w:bottom w:w="80" w:type="dxa"/>
              <w:right w:w="80" w:type="dxa"/>
            </w:tcMar>
            <w:vAlign w:val="center"/>
          </w:tcPr>
          <w:p w14:paraId="6C158103" w14:textId="77777777" w:rsidR="00DA0C49" w:rsidRDefault="00B10EEA">
            <w:pPr>
              <w:spacing w:after="0"/>
            </w:pPr>
            <w:r>
              <w:rPr>
                <w:sz w:val="15"/>
              </w:rPr>
              <w:t>L2</w:t>
            </w:r>
          </w:p>
        </w:tc>
        <w:tc>
          <w:tcPr>
            <w:tcW w:w="2045" w:type="dxa"/>
            <w:tcMar>
              <w:top w:w="80" w:type="dxa"/>
              <w:left w:w="80" w:type="dxa"/>
              <w:bottom w:w="80" w:type="dxa"/>
              <w:right w:w="80" w:type="dxa"/>
            </w:tcMar>
            <w:vAlign w:val="center"/>
          </w:tcPr>
          <w:p w14:paraId="10033C84" w14:textId="77777777" w:rsidR="00DA0C49" w:rsidRDefault="00B10EEA">
            <w:pPr>
              <w:spacing w:after="0"/>
            </w:pPr>
            <w:r>
              <w:rPr>
                <w:sz w:val="15"/>
              </w:rPr>
              <w:t>Prepare</w:t>
            </w:r>
          </w:p>
        </w:tc>
        <w:tc>
          <w:tcPr>
            <w:tcW w:w="2045" w:type="dxa"/>
            <w:tcMar>
              <w:top w:w="80" w:type="dxa"/>
              <w:left w:w="80" w:type="dxa"/>
              <w:bottom w:w="80" w:type="dxa"/>
              <w:right w:w="80" w:type="dxa"/>
            </w:tcMar>
            <w:vAlign w:val="center"/>
          </w:tcPr>
          <w:p w14:paraId="67354122" w14:textId="77777777" w:rsidR="00DA0C49" w:rsidRDefault="00B10EEA">
            <w:pPr>
              <w:spacing w:after="0"/>
            </w:pPr>
            <w:r>
              <w:rPr>
                <w:sz w:val="15"/>
              </w:rPr>
              <w:t>Drafts transaction, task, appeal, correction or posting</w:t>
            </w:r>
          </w:p>
        </w:tc>
        <w:tc>
          <w:tcPr>
            <w:tcW w:w="2045" w:type="dxa"/>
            <w:tcMar>
              <w:top w:w="80" w:type="dxa"/>
              <w:left w:w="80" w:type="dxa"/>
              <w:bottom w:w="80" w:type="dxa"/>
              <w:right w:w="80" w:type="dxa"/>
            </w:tcMar>
            <w:vAlign w:val="center"/>
          </w:tcPr>
          <w:p w14:paraId="0110A380" w14:textId="77777777" w:rsidR="00DA0C49" w:rsidRDefault="00B10EEA">
            <w:pPr>
              <w:spacing w:after="0"/>
            </w:pPr>
            <w:r>
              <w:rPr>
                <w:sz w:val="15"/>
              </w:rPr>
              <w:t>Review and send/approve</w:t>
            </w:r>
          </w:p>
        </w:tc>
        <w:tc>
          <w:tcPr>
            <w:tcW w:w="2045" w:type="dxa"/>
            <w:tcMar>
              <w:top w:w="80" w:type="dxa"/>
              <w:left w:w="80" w:type="dxa"/>
              <w:bottom w:w="80" w:type="dxa"/>
              <w:right w:w="80" w:type="dxa"/>
            </w:tcMar>
            <w:vAlign w:val="center"/>
          </w:tcPr>
          <w:p w14:paraId="765D196C" w14:textId="77777777" w:rsidR="00DA0C49" w:rsidRDefault="00B10EEA">
            <w:pPr>
              <w:spacing w:after="0"/>
            </w:pPr>
            <w:r>
              <w:rPr>
                <w:sz w:val="15"/>
              </w:rPr>
              <w:t>High acceptance rate; low rework</w:t>
            </w:r>
          </w:p>
        </w:tc>
      </w:tr>
      <w:tr w:rsidR="00DA0C49" w14:paraId="27CB846A" w14:textId="77777777">
        <w:trPr>
          <w:cantSplit/>
          <w:jc w:val="center"/>
        </w:trPr>
        <w:tc>
          <w:tcPr>
            <w:tcW w:w="2045" w:type="dxa"/>
            <w:shd w:val="clear" w:color="auto" w:fill="F3F6F9"/>
            <w:tcMar>
              <w:top w:w="80" w:type="dxa"/>
              <w:left w:w="80" w:type="dxa"/>
              <w:bottom w:w="80" w:type="dxa"/>
              <w:right w:w="80" w:type="dxa"/>
            </w:tcMar>
            <w:vAlign w:val="center"/>
          </w:tcPr>
          <w:p w14:paraId="1A8A420C" w14:textId="77777777" w:rsidR="00DA0C49" w:rsidRDefault="00B10EEA">
            <w:pPr>
              <w:spacing w:after="0"/>
            </w:pPr>
            <w:r>
              <w:rPr>
                <w:sz w:val="15"/>
              </w:rPr>
              <w:t>L3</w:t>
            </w:r>
          </w:p>
        </w:tc>
        <w:tc>
          <w:tcPr>
            <w:tcW w:w="2045" w:type="dxa"/>
            <w:shd w:val="clear" w:color="auto" w:fill="F3F6F9"/>
            <w:tcMar>
              <w:top w:w="80" w:type="dxa"/>
              <w:left w:w="80" w:type="dxa"/>
              <w:bottom w:w="80" w:type="dxa"/>
              <w:right w:w="80" w:type="dxa"/>
            </w:tcMar>
            <w:vAlign w:val="center"/>
          </w:tcPr>
          <w:p w14:paraId="451495DC" w14:textId="77777777" w:rsidR="00DA0C49" w:rsidRDefault="00B10EEA">
            <w:pPr>
              <w:spacing w:after="0"/>
            </w:pPr>
            <w:r>
              <w:rPr>
                <w:sz w:val="15"/>
              </w:rPr>
              <w:t>Approve &amp; Run</w:t>
            </w:r>
          </w:p>
        </w:tc>
        <w:tc>
          <w:tcPr>
            <w:tcW w:w="2045" w:type="dxa"/>
            <w:shd w:val="clear" w:color="auto" w:fill="F3F6F9"/>
            <w:tcMar>
              <w:top w:w="80" w:type="dxa"/>
              <w:left w:w="80" w:type="dxa"/>
              <w:bottom w:w="80" w:type="dxa"/>
              <w:right w:w="80" w:type="dxa"/>
            </w:tcMar>
            <w:vAlign w:val="center"/>
          </w:tcPr>
          <w:p w14:paraId="41C5E80C" w14:textId="77777777" w:rsidR="00DA0C49" w:rsidRDefault="00B10EEA">
            <w:pPr>
              <w:spacing w:after="0"/>
            </w:pPr>
            <w:r>
              <w:rPr>
                <w:sz w:val="15"/>
              </w:rPr>
              <w:t>Executes after named approval</w:t>
            </w:r>
          </w:p>
        </w:tc>
        <w:tc>
          <w:tcPr>
            <w:tcW w:w="2045" w:type="dxa"/>
            <w:shd w:val="clear" w:color="auto" w:fill="F3F6F9"/>
            <w:tcMar>
              <w:top w:w="80" w:type="dxa"/>
              <w:left w:w="80" w:type="dxa"/>
              <w:bottom w:w="80" w:type="dxa"/>
              <w:right w:w="80" w:type="dxa"/>
            </w:tcMar>
            <w:vAlign w:val="center"/>
          </w:tcPr>
          <w:p w14:paraId="6063E701" w14:textId="77777777" w:rsidR="00DA0C49" w:rsidRDefault="00B10EEA">
            <w:pPr>
              <w:spacing w:after="0"/>
            </w:pPr>
            <w:r>
              <w:rPr>
                <w:sz w:val="15"/>
              </w:rPr>
              <w:t>Approve exception or batch</w:t>
            </w:r>
          </w:p>
        </w:tc>
        <w:tc>
          <w:tcPr>
            <w:tcW w:w="2045" w:type="dxa"/>
            <w:shd w:val="clear" w:color="auto" w:fill="F3F6F9"/>
            <w:tcMar>
              <w:top w:w="80" w:type="dxa"/>
              <w:left w:w="80" w:type="dxa"/>
              <w:bottom w:w="80" w:type="dxa"/>
              <w:right w:w="80" w:type="dxa"/>
            </w:tcMar>
            <w:vAlign w:val="center"/>
          </w:tcPr>
          <w:p w14:paraId="73A1F89D" w14:textId="77777777" w:rsidR="00DA0C49" w:rsidRDefault="00B10EEA">
            <w:pPr>
              <w:spacing w:after="0"/>
            </w:pPr>
            <w:r>
              <w:rPr>
                <w:sz w:val="15"/>
              </w:rPr>
              <w:t>Stable accuracy; rollback and audit proven</w:t>
            </w:r>
          </w:p>
        </w:tc>
      </w:tr>
      <w:tr w:rsidR="00DA0C49" w14:paraId="0029B0D1" w14:textId="77777777">
        <w:trPr>
          <w:cantSplit/>
          <w:jc w:val="center"/>
        </w:trPr>
        <w:tc>
          <w:tcPr>
            <w:tcW w:w="2045" w:type="dxa"/>
            <w:tcMar>
              <w:top w:w="80" w:type="dxa"/>
              <w:left w:w="80" w:type="dxa"/>
              <w:bottom w:w="80" w:type="dxa"/>
              <w:right w:w="80" w:type="dxa"/>
            </w:tcMar>
            <w:vAlign w:val="center"/>
          </w:tcPr>
          <w:p w14:paraId="45A3A735" w14:textId="77777777" w:rsidR="00DA0C49" w:rsidRDefault="00B10EEA">
            <w:pPr>
              <w:spacing w:after="0"/>
            </w:pPr>
            <w:r>
              <w:rPr>
                <w:sz w:val="15"/>
              </w:rPr>
              <w:t>L4</w:t>
            </w:r>
          </w:p>
        </w:tc>
        <w:tc>
          <w:tcPr>
            <w:tcW w:w="2045" w:type="dxa"/>
            <w:tcMar>
              <w:top w:w="80" w:type="dxa"/>
              <w:left w:w="80" w:type="dxa"/>
              <w:bottom w:w="80" w:type="dxa"/>
              <w:right w:w="80" w:type="dxa"/>
            </w:tcMar>
            <w:vAlign w:val="center"/>
          </w:tcPr>
          <w:p w14:paraId="325267C8" w14:textId="77777777" w:rsidR="00DA0C49" w:rsidRDefault="00B10EEA">
            <w:pPr>
              <w:spacing w:after="0"/>
            </w:pPr>
            <w:r>
              <w:rPr>
                <w:sz w:val="15"/>
              </w:rPr>
              <w:t>Bounded Autonomous</w:t>
            </w:r>
          </w:p>
        </w:tc>
        <w:tc>
          <w:tcPr>
            <w:tcW w:w="2045" w:type="dxa"/>
            <w:tcMar>
              <w:top w:w="80" w:type="dxa"/>
              <w:left w:w="80" w:type="dxa"/>
              <w:bottom w:w="80" w:type="dxa"/>
              <w:right w:w="80" w:type="dxa"/>
            </w:tcMar>
            <w:vAlign w:val="center"/>
          </w:tcPr>
          <w:p w14:paraId="1E644118" w14:textId="77777777" w:rsidR="00DA0C49" w:rsidRDefault="00B10EEA">
            <w:pPr>
              <w:spacing w:after="0"/>
            </w:pPr>
            <w:r>
              <w:rPr>
                <w:sz w:val="15"/>
              </w:rPr>
              <w:t>Runs defined low-risk actions within policy and dollar limits</w:t>
            </w:r>
          </w:p>
        </w:tc>
        <w:tc>
          <w:tcPr>
            <w:tcW w:w="2045" w:type="dxa"/>
            <w:tcMar>
              <w:top w:w="80" w:type="dxa"/>
              <w:left w:w="80" w:type="dxa"/>
              <w:bottom w:w="80" w:type="dxa"/>
              <w:right w:w="80" w:type="dxa"/>
            </w:tcMar>
            <w:vAlign w:val="center"/>
          </w:tcPr>
          <w:p w14:paraId="0721FC9B" w14:textId="77777777" w:rsidR="00DA0C49" w:rsidRDefault="00B10EEA">
            <w:pPr>
              <w:spacing w:after="0"/>
            </w:pPr>
            <w:r>
              <w:rPr>
                <w:sz w:val="15"/>
              </w:rPr>
              <w:t>Review samples/exceptions</w:t>
            </w:r>
          </w:p>
        </w:tc>
        <w:tc>
          <w:tcPr>
            <w:tcW w:w="2045" w:type="dxa"/>
            <w:tcMar>
              <w:top w:w="80" w:type="dxa"/>
              <w:left w:w="80" w:type="dxa"/>
              <w:bottom w:w="80" w:type="dxa"/>
              <w:right w:w="80" w:type="dxa"/>
            </w:tcMar>
            <w:vAlign w:val="center"/>
          </w:tcPr>
          <w:p w14:paraId="3DE47357" w14:textId="77777777" w:rsidR="00DA0C49" w:rsidRDefault="00B10EEA">
            <w:pPr>
              <w:spacing w:after="0"/>
            </w:pPr>
            <w:r>
              <w:rPr>
                <w:sz w:val="15"/>
              </w:rPr>
              <w:t>Sustained accuracy, drift controls, explicit client authorization</w:t>
            </w:r>
          </w:p>
        </w:tc>
      </w:tr>
    </w:tbl>
    <w:tbl>
      <w:tblPr>
        <w:tblW w:w="0" w:type="auto"/>
        <w:jc w:val="center"/>
        <w:tblLook w:val="04A0" w:firstRow="1" w:lastRow="0" w:firstColumn="1" w:lastColumn="0" w:noHBand="0" w:noVBand="1"/>
      </w:tblPr>
      <w:tblGrid>
        <w:gridCol w:w="10224"/>
      </w:tblGrid>
      <w:tr w:rsidR="00DA0C49" w14:paraId="3BD0B317" w14:textId="77777777">
        <w:trPr>
          <w:cantSplit/>
          <w:jc w:val="center"/>
        </w:trPr>
        <w:tc>
          <w:tcPr>
            <w:tcW w:w="10224" w:type="dxa"/>
            <w:shd w:val="clear" w:color="auto" w:fill="EAF2F8"/>
            <w:tcMar>
              <w:top w:w="110" w:type="dxa"/>
              <w:left w:w="140" w:type="dxa"/>
              <w:bottom w:w="110" w:type="dxa"/>
              <w:right w:w="140" w:type="dxa"/>
            </w:tcMar>
          </w:tcPr>
          <w:p w14:paraId="5A70FE18" w14:textId="77777777" w:rsidR="00DA0C49" w:rsidRDefault="00B10EEA">
            <w:r>
              <w:rPr>
                <w:b/>
                <w:color w:val="17365D"/>
              </w:rPr>
              <w:t xml:space="preserve">Design rule  </w:t>
            </w:r>
            <w:r>
              <w:t>Clinical interpretation, coding changes, write-offs, refunds, material appeal assertions and other high-impact financial actions should retain an explicit human checkpoint until the client approves a narrowly bounded automation policy supported by measured evidence.</w:t>
            </w:r>
          </w:p>
        </w:tc>
      </w:tr>
    </w:tbl>
    <w:p w14:paraId="50734F73" w14:textId="77777777" w:rsidR="00DA0C49" w:rsidRDefault="00DA0C49">
      <w:pPr>
        <w:spacing w:after="0"/>
      </w:pPr>
    </w:p>
    <w:p w14:paraId="72BBBD4D" w14:textId="77777777" w:rsidR="008B20BB" w:rsidRDefault="00000000">
      <w:pPr>
        <w:pStyle w:val="Heading2"/>
        <w:rPr>
          <w:ins w:id="277" w:author="Claude" w:date="2026-10-02T09:00:00Z"/>
        </w:rPr>
      </w:pPr>
      <w:bookmarkStart w:id="278" w:name="_Toc242031658"/>
      <w:ins w:id="279" w:author="Claude" w:date="2026-10-02T09:00:00Z">
        <w:r>
          <w:t>Promotion criteria (to be completed per action type; Decision 9)</w:t>
        </w:r>
        <w:bookmarkEnd w:id="278"/>
      </w:ins>
    </w:p>
    <w:p w14:paraId="275A1A9A" w14:textId="77777777" w:rsidR="008B20BB" w:rsidRDefault="00000000">
      <w:pPr>
        <w:rPr>
          <w:ins w:id="280" w:author="Claude" w:date="2026-10-02T09:00:00Z"/>
        </w:rPr>
      </w:pPr>
      <w:ins w:id="281" w:author="Claude" w:date="2026-10-02T09:00:00Z">
        <w:r>
          <w:t>Thresholds are deliberately not stated here. Each is set per action type from the signed-off baseline and shadow-mode evidence, recorded in the automation’s Appendix A specification before shadow results are reviewed, and ratified by Product, RCM Operations, Compliance and the client.</w:t>
        </w:r>
      </w:ins>
    </w:p>
    <w:p w14:paraId="46BB4183" w14:textId="77777777" w:rsidR="008B20BB" w:rsidRDefault="00000000">
      <w:pPr>
        <w:pStyle w:val="ListBullet"/>
        <w:spacing w:after="60"/>
        <w:rPr>
          <w:ins w:id="282" w:author="Claude" w:date="2026-10-02T09:00:00Z"/>
        </w:rPr>
      </w:pPr>
      <w:ins w:id="283" w:author="Claude" w:date="2026-10-02T09:00:00Z">
        <w:r>
          <w:t>L1 → L2: precision, recall and dollar-weighted error cost measured on a gold-standard set for the specific action type, against thresholds fixed in advance and ratified by the RCM domain lead.</w:t>
        </w:r>
      </w:ins>
    </w:p>
    <w:p w14:paraId="18CD27F1" w14:textId="77777777" w:rsidR="008B20BB" w:rsidRDefault="00000000">
      <w:pPr>
        <w:pStyle w:val="ListBullet"/>
        <w:spacing w:after="60"/>
        <w:rPr>
          <w:ins w:id="284" w:author="Claude" w:date="2026-10-02T09:00:00Z"/>
        </w:rPr>
      </w:pPr>
      <w:ins w:id="285" w:author="Claude" w:date="2026-10-02T09:00:00Z">
        <w:r>
          <w:t>L2 → L3: a number of prepared actions per action type large enough under a sample-size calculation for the confidence level the client accepts; acceptance and rework rates meeting the Appendix A threshold; rollback or compensating action tested for the action’s reversibility class; named approver and SLA defined.</w:t>
        </w:r>
      </w:ins>
    </w:p>
    <w:p w14:paraId="11820ADE" w14:textId="77777777" w:rsidR="008B20BB" w:rsidRDefault="00000000">
      <w:pPr>
        <w:pStyle w:val="ListBullet"/>
        <w:spacing w:after="60"/>
        <w:rPr>
          <w:ins w:id="286" w:author="Claude" w:date="2026-10-02T09:00:00Z"/>
        </w:rPr>
      </w:pPr>
      <w:ins w:id="287" w:author="Claude" w:date="2026-10-02T09:00:00Z">
        <w:r>
          <w:lastRenderedPageBreak/>
          <w:t>L3 → L4: a period at L3 long enough for lagging outcomes (payment, denial, recoupment) to mature for the affected payers; no unauthorized action; accuracy at the Appendix A threshold; drift monitoring live; explicit client authorization; per-action and per-tenant dollar caps set by the client; ongoing sample review.</w:t>
        </w:r>
      </w:ins>
    </w:p>
    <w:p w14:paraId="44E7909C" w14:textId="77777777" w:rsidR="008B20BB" w:rsidRDefault="00000000">
      <w:pPr>
        <w:pStyle w:val="ListBullet"/>
        <w:spacing w:after="60"/>
        <w:rPr>
          <w:ins w:id="288" w:author="Claude" w:date="2026-10-02T09:00:00Z"/>
        </w:rPr>
      </w:pPr>
      <w:ins w:id="289" w:author="Claude" w:date="2026-10-02T09:00:00Z">
        <w:r>
          <w:t>Automatic demotion: any unauthorized high-risk action, accuracy below its Appendix A threshold in successive review periods, or a failed rollback returns the action to the previous level and triggers incident review.</w:t>
        </w:r>
      </w:ins>
    </w:p>
    <w:p w14:paraId="02A37FBA" w14:textId="77777777" w:rsidR="00DA0C49" w:rsidRDefault="00B10EEA">
      <w:pPr>
        <w:pStyle w:val="Heading1"/>
      </w:pPr>
      <w:bookmarkStart w:id="290" w:name="_Toc9000009"/>
      <w:bookmarkStart w:id="291" w:name="_Toc242031659"/>
      <w:r>
        <w:t>7. Data, integration and action architecture</w:t>
      </w:r>
      <w:bookmarkEnd w:id="290"/>
      <w:bookmarkEnd w:id="291"/>
    </w:p>
    <w:p w14:paraId="5567A7E2" w14:textId="77777777" w:rsidR="00DA0C49" w:rsidRDefault="00B10EEA">
      <w:pPr>
        <w:pStyle w:val="Heading2"/>
      </w:pPr>
      <w:bookmarkStart w:id="292" w:name="_Toc242031660"/>
      <w:r>
        <w:t>Canonical data model</w:t>
      </w:r>
      <w:bookmarkEnd w:id="292"/>
    </w:p>
    <w:p w14:paraId="04A0747B" w14:textId="77777777" w:rsidR="00DA0C49" w:rsidRDefault="00B10EEA">
      <w:r>
        <w:t>The common data layer should be event-oriented and preserve source lineage. The minimum entity set should include:</w:t>
      </w:r>
    </w:p>
    <w:p w14:paraId="1AA141F7" w14:textId="77777777" w:rsidR="00DA0C49" w:rsidRDefault="00B10EEA">
      <w:pPr>
        <w:pStyle w:val="ListBullet"/>
        <w:spacing w:after="60"/>
      </w:pPr>
      <w:r>
        <w:t>Patient and guarantor</w:t>
      </w:r>
    </w:p>
    <w:p w14:paraId="376C6BCF" w14:textId="77777777" w:rsidR="00DA0C49" w:rsidRDefault="00B10EEA">
      <w:pPr>
        <w:pStyle w:val="ListBullet"/>
        <w:spacing w:after="60"/>
      </w:pPr>
      <w:r>
        <w:t>Coverage and benefits</w:t>
      </w:r>
    </w:p>
    <w:p w14:paraId="5570BE30" w14:textId="77777777" w:rsidR="00DA0C49" w:rsidRDefault="00B10EEA">
      <w:pPr>
        <w:pStyle w:val="ListBullet"/>
        <w:spacing w:after="60"/>
      </w:pPr>
      <w:r>
        <w:t>Provider, location and credential/enrollment status</w:t>
      </w:r>
    </w:p>
    <w:p w14:paraId="613D170B" w14:textId="77777777" w:rsidR="00DA0C49" w:rsidRDefault="00B10EEA">
      <w:pPr>
        <w:pStyle w:val="ListBullet"/>
        <w:spacing w:after="60"/>
      </w:pPr>
      <w:r>
        <w:t>Appointment, encounter and service order</w:t>
      </w:r>
    </w:p>
    <w:p w14:paraId="7FA9F881" w14:textId="77777777" w:rsidR="00DA0C49" w:rsidRDefault="00B10EEA">
      <w:pPr>
        <w:pStyle w:val="ListBullet"/>
        <w:spacing w:after="60"/>
      </w:pPr>
      <w:r>
        <w:t>Authorization/referral and units</w:t>
      </w:r>
    </w:p>
    <w:p w14:paraId="36AF6234" w14:textId="77777777" w:rsidR="00DA0C49" w:rsidRDefault="00B10EEA">
      <w:pPr>
        <w:pStyle w:val="ListBullet"/>
        <w:spacing w:after="60"/>
      </w:pPr>
      <w:r>
        <w:t>Clinical note/document metadata</w:t>
      </w:r>
    </w:p>
    <w:p w14:paraId="015729C1" w14:textId="77777777" w:rsidR="00DA0C49" w:rsidRDefault="00B10EEA">
      <w:pPr>
        <w:pStyle w:val="ListBullet"/>
        <w:spacing w:after="60"/>
      </w:pPr>
      <w:r>
        <w:t>Codes, modifiers and charges</w:t>
      </w:r>
    </w:p>
    <w:p w14:paraId="07E981D2" w14:textId="77777777" w:rsidR="00DA0C49" w:rsidRDefault="00B10EEA">
      <w:pPr>
        <w:pStyle w:val="ListBullet"/>
        <w:spacing w:after="60"/>
      </w:pPr>
      <w:r>
        <w:t>Claim header/lines and acknowledgement events</w:t>
      </w:r>
    </w:p>
    <w:p w14:paraId="24260B51" w14:textId="77777777" w:rsidR="00DA0C49" w:rsidRDefault="00B10EEA">
      <w:pPr>
        <w:pStyle w:val="ListBullet"/>
        <w:spacing w:after="60"/>
      </w:pPr>
      <w:r>
        <w:t>Remittance, adjustment, denial and takeback</w:t>
      </w:r>
    </w:p>
    <w:p w14:paraId="628CDFFA" w14:textId="77777777" w:rsidR="00DA0C49" w:rsidRDefault="00B10EEA">
      <w:pPr>
        <w:pStyle w:val="ListBullet"/>
        <w:spacing w:after="60"/>
      </w:pPr>
      <w:r>
        <w:t>Contract/fee schedule and expected allowed</w:t>
      </w:r>
    </w:p>
    <w:p w14:paraId="51796F32" w14:textId="77777777" w:rsidR="00DA0C49" w:rsidRDefault="00B10EEA">
      <w:pPr>
        <w:pStyle w:val="ListBullet"/>
        <w:spacing w:after="60"/>
      </w:pPr>
      <w:r>
        <w:t>Patient balance, statement and payment plan</w:t>
      </w:r>
    </w:p>
    <w:p w14:paraId="3AABAC94" w14:textId="77777777" w:rsidR="00DA0C49" w:rsidRDefault="00B10EEA">
      <w:pPr>
        <w:pStyle w:val="ListBullet"/>
        <w:spacing w:after="60"/>
      </w:pPr>
      <w:r>
        <w:t>Bank/lockbox deposit and reconciliation state</w:t>
      </w:r>
    </w:p>
    <w:p w14:paraId="67087451" w14:textId="77777777" w:rsidR="00DA0C49" w:rsidRDefault="00B10EEA">
      <w:pPr>
        <w:pStyle w:val="ListBullet"/>
        <w:spacing w:after="60"/>
      </w:pPr>
      <w:r>
        <w:t>Task, workflow, approval, action, evidence and audit event</w:t>
      </w:r>
    </w:p>
    <w:p w14:paraId="4A633D5D" w14:textId="77777777" w:rsidR="008B20BB" w:rsidRDefault="00000000">
      <w:pPr>
        <w:pStyle w:val="ListBullet"/>
        <w:spacing w:after="60"/>
        <w:rPr>
          <w:ins w:id="293" w:author="Claude" w:date="2026-10-02T09:00:00Z"/>
        </w:rPr>
      </w:pPr>
      <w:ins w:id="294" w:author="Claude" w:date="2026-10-02T09:00:00Z">
        <w:r>
          <w:t>Identity resolution and master data: patient/guarantor, provider, payer/plan and location matching, plus claim ↔ remittance ↔ bank-deposit matching, with confidence scores and a data-steward exception queue.</w:t>
        </w:r>
      </w:ins>
    </w:p>
    <w:p w14:paraId="5C35EEE0" w14:textId="77777777" w:rsidR="008B20BB" w:rsidRDefault="00000000">
      <w:pPr>
        <w:pStyle w:val="ListBullet"/>
        <w:spacing w:after="60"/>
        <w:rPr>
          <w:ins w:id="295" w:author="Claude" w:date="2026-10-02T09:00:00Z"/>
        </w:rPr>
      </w:pPr>
      <w:ins w:id="296" w:author="Claude" w:date="2026-10-02T09:00:00Z">
        <w:r>
          <w:t>Reference sets: payer/plan master, CARC/RARC and X12 code sets, taxonomy mappings and effective-dated payer rules.</w:t>
        </w:r>
      </w:ins>
    </w:p>
    <w:p w14:paraId="1C19FC44" w14:textId="77777777" w:rsidR="008B20BB" w:rsidRDefault="00000000">
      <w:pPr>
        <w:rPr>
          <w:ins w:id="297" w:author="Claude" w:date="2026-10-02T09:00:00Z"/>
        </w:rPr>
      </w:pPr>
      <w:ins w:id="298" w:author="Claude" w:date="2026-10-02T09:00:00Z">
        <w:r>
          <w:t>Data model approach: lock a minimal core (encounter → charge → claim → remittance → payment, with identity resolution and as-of/bitemporal event history so any past state can be replayed) in Week 2, then extend entity by entity through the Days 31–60 shadow window as each automation is specified. Source data quality (missing, late or inconsistent fields) must be profiled for each design partner in Days 0–30 and reported as a data-quality scorecard.</w:t>
        </w:r>
      </w:ins>
    </w:p>
    <w:p w14:paraId="2BEF7DF8" w14:textId="77777777" w:rsidR="00DA0C49" w:rsidRDefault="00B10EEA">
      <w:pPr>
        <w:pStyle w:val="Heading2"/>
      </w:pPr>
      <w:bookmarkStart w:id="299" w:name="_Toc242031661"/>
      <w:r>
        <w:t>Integration priorities</w:t>
      </w:r>
      <w:bookmarkEnd w:id="299"/>
    </w:p>
    <w:tbl>
      <w:tblPr>
        <w:tblStyle w:val="TableGrid"/>
        <w:tblW w:w="0" w:type="auto"/>
        <w:jc w:val="center"/>
        <w:tblLook w:val="04A0" w:firstRow="1" w:lastRow="0" w:firstColumn="1" w:lastColumn="0" w:noHBand="0" w:noVBand="1"/>
      </w:tblPr>
      <w:tblGrid>
        <w:gridCol w:w="2552"/>
        <w:gridCol w:w="2553"/>
        <w:gridCol w:w="2556"/>
        <w:gridCol w:w="2553"/>
      </w:tblGrid>
      <w:tr w:rsidR="00DA0C49" w14:paraId="572CAE60" w14:textId="77777777">
        <w:trPr>
          <w:cantSplit/>
          <w:tblHeader/>
          <w:jc w:val="center"/>
        </w:trPr>
        <w:tc>
          <w:tcPr>
            <w:tcW w:w="2556" w:type="dxa"/>
            <w:shd w:val="clear" w:color="auto" w:fill="17365D"/>
            <w:tcMar>
              <w:top w:w="80" w:type="dxa"/>
              <w:left w:w="80" w:type="dxa"/>
              <w:bottom w:w="80" w:type="dxa"/>
              <w:right w:w="80" w:type="dxa"/>
            </w:tcMar>
            <w:vAlign w:val="center"/>
          </w:tcPr>
          <w:p w14:paraId="1DC04E97" w14:textId="77777777" w:rsidR="00DA0C49" w:rsidRDefault="00B10EEA">
            <w:pPr>
              <w:spacing w:after="0"/>
            </w:pPr>
            <w:r>
              <w:rPr>
                <w:b/>
                <w:color w:val="FFFFFF"/>
                <w:sz w:val="15"/>
              </w:rPr>
              <w:t>Priority</w:t>
            </w:r>
          </w:p>
        </w:tc>
        <w:tc>
          <w:tcPr>
            <w:tcW w:w="2556" w:type="dxa"/>
            <w:shd w:val="clear" w:color="auto" w:fill="17365D"/>
            <w:tcMar>
              <w:top w:w="80" w:type="dxa"/>
              <w:left w:w="80" w:type="dxa"/>
              <w:bottom w:w="80" w:type="dxa"/>
              <w:right w:w="80" w:type="dxa"/>
            </w:tcMar>
            <w:vAlign w:val="center"/>
          </w:tcPr>
          <w:p w14:paraId="7593B2DF" w14:textId="77777777" w:rsidR="00DA0C49" w:rsidRDefault="00B10EEA">
            <w:pPr>
              <w:spacing w:after="0"/>
            </w:pPr>
            <w:r>
              <w:rPr>
                <w:b/>
                <w:color w:val="FFFFFF"/>
                <w:sz w:val="15"/>
              </w:rPr>
              <w:t>Integration surface</w:t>
            </w:r>
          </w:p>
        </w:tc>
        <w:tc>
          <w:tcPr>
            <w:tcW w:w="2556" w:type="dxa"/>
            <w:shd w:val="clear" w:color="auto" w:fill="17365D"/>
            <w:tcMar>
              <w:top w:w="80" w:type="dxa"/>
              <w:left w:w="80" w:type="dxa"/>
              <w:bottom w:w="80" w:type="dxa"/>
              <w:right w:w="80" w:type="dxa"/>
            </w:tcMar>
            <w:vAlign w:val="center"/>
          </w:tcPr>
          <w:p w14:paraId="3E4201CF" w14:textId="77777777" w:rsidR="00DA0C49" w:rsidRDefault="00B10EEA">
            <w:pPr>
              <w:spacing w:after="0"/>
            </w:pPr>
            <w:r>
              <w:rPr>
                <w:b/>
                <w:color w:val="FFFFFF"/>
                <w:sz w:val="15"/>
              </w:rPr>
              <w:t>Purpose</w:t>
            </w:r>
          </w:p>
        </w:tc>
        <w:tc>
          <w:tcPr>
            <w:tcW w:w="2556" w:type="dxa"/>
            <w:shd w:val="clear" w:color="auto" w:fill="17365D"/>
            <w:tcMar>
              <w:top w:w="80" w:type="dxa"/>
              <w:left w:w="80" w:type="dxa"/>
              <w:bottom w:w="80" w:type="dxa"/>
              <w:right w:w="80" w:type="dxa"/>
            </w:tcMar>
            <w:vAlign w:val="center"/>
          </w:tcPr>
          <w:p w14:paraId="054C3227" w14:textId="77777777" w:rsidR="00DA0C49" w:rsidRDefault="00B10EEA">
            <w:pPr>
              <w:spacing w:after="0"/>
            </w:pPr>
            <w:r>
              <w:rPr>
                <w:b/>
                <w:color w:val="FFFFFF"/>
                <w:sz w:val="15"/>
              </w:rPr>
              <w:t>MVP stance</w:t>
            </w:r>
          </w:p>
        </w:tc>
      </w:tr>
      <w:tr w:rsidR="00DA0C49" w14:paraId="538BF0D5" w14:textId="77777777">
        <w:trPr>
          <w:cantSplit/>
          <w:jc w:val="center"/>
        </w:trPr>
        <w:tc>
          <w:tcPr>
            <w:tcW w:w="2556" w:type="dxa"/>
            <w:tcMar>
              <w:top w:w="80" w:type="dxa"/>
              <w:left w:w="80" w:type="dxa"/>
              <w:bottom w:w="80" w:type="dxa"/>
              <w:right w:w="80" w:type="dxa"/>
            </w:tcMar>
            <w:vAlign w:val="center"/>
          </w:tcPr>
          <w:p w14:paraId="682A7928" w14:textId="77777777" w:rsidR="00DA0C49" w:rsidRDefault="00B10EEA">
            <w:pPr>
              <w:spacing w:after="0"/>
            </w:pPr>
            <w:r>
              <w:rPr>
                <w:sz w:val="15"/>
              </w:rPr>
              <w:t>P0</w:t>
            </w:r>
          </w:p>
        </w:tc>
        <w:tc>
          <w:tcPr>
            <w:tcW w:w="2556" w:type="dxa"/>
            <w:tcMar>
              <w:top w:w="80" w:type="dxa"/>
              <w:left w:w="80" w:type="dxa"/>
              <w:bottom w:w="80" w:type="dxa"/>
              <w:right w:w="80" w:type="dxa"/>
            </w:tcMar>
            <w:vAlign w:val="center"/>
          </w:tcPr>
          <w:p w14:paraId="4076DD08" w14:textId="77777777" w:rsidR="00DA0C49" w:rsidRDefault="00B10EEA">
            <w:pPr>
              <w:spacing w:after="0"/>
            </w:pPr>
            <w:r>
              <w:rPr>
                <w:sz w:val="15"/>
              </w:rPr>
              <w:t>Read-only EHR/PM database or export</w:t>
            </w:r>
          </w:p>
        </w:tc>
        <w:tc>
          <w:tcPr>
            <w:tcW w:w="2556" w:type="dxa"/>
            <w:tcMar>
              <w:top w:w="80" w:type="dxa"/>
              <w:left w:w="80" w:type="dxa"/>
              <w:bottom w:w="80" w:type="dxa"/>
              <w:right w:w="80" w:type="dxa"/>
            </w:tcMar>
            <w:vAlign w:val="center"/>
          </w:tcPr>
          <w:p w14:paraId="2B0A4C28" w14:textId="77777777" w:rsidR="00DA0C49" w:rsidRDefault="00B10EEA">
            <w:pPr>
              <w:spacing w:after="0"/>
            </w:pPr>
            <w:r>
              <w:rPr>
                <w:sz w:val="15"/>
              </w:rPr>
              <w:t>Historical replay, encounter/charge/claim/payment state, confirmation of outcomes</w:t>
            </w:r>
          </w:p>
        </w:tc>
        <w:tc>
          <w:tcPr>
            <w:tcW w:w="2556" w:type="dxa"/>
            <w:tcMar>
              <w:top w:w="80" w:type="dxa"/>
              <w:left w:w="80" w:type="dxa"/>
              <w:bottom w:w="80" w:type="dxa"/>
              <w:right w:w="80" w:type="dxa"/>
            </w:tcMar>
            <w:vAlign w:val="center"/>
          </w:tcPr>
          <w:p w14:paraId="4518629D" w14:textId="77777777" w:rsidR="00DA0C49" w:rsidRDefault="00B10EEA">
            <w:pPr>
              <w:spacing w:after="0"/>
            </w:pPr>
            <w:r>
              <w:rPr>
                <w:sz w:val="15"/>
              </w:rPr>
              <w:t>Mandatory for design partners where feasible</w:t>
            </w:r>
          </w:p>
        </w:tc>
      </w:tr>
      <w:tr w:rsidR="00DA0C49" w14:paraId="00E8B0EC" w14:textId="77777777">
        <w:trPr>
          <w:cantSplit/>
          <w:jc w:val="center"/>
        </w:trPr>
        <w:tc>
          <w:tcPr>
            <w:tcW w:w="2556" w:type="dxa"/>
            <w:shd w:val="clear" w:color="auto" w:fill="F3F6F9"/>
            <w:tcMar>
              <w:top w:w="80" w:type="dxa"/>
              <w:left w:w="80" w:type="dxa"/>
              <w:bottom w:w="80" w:type="dxa"/>
              <w:right w:w="80" w:type="dxa"/>
            </w:tcMar>
            <w:vAlign w:val="center"/>
          </w:tcPr>
          <w:p w14:paraId="3AA30661" w14:textId="77777777" w:rsidR="00DA0C49" w:rsidRDefault="00B10EEA">
            <w:pPr>
              <w:spacing w:after="0"/>
            </w:pPr>
            <w:r>
              <w:rPr>
                <w:sz w:val="15"/>
              </w:rPr>
              <w:t>P0</w:t>
            </w:r>
          </w:p>
        </w:tc>
        <w:tc>
          <w:tcPr>
            <w:tcW w:w="2556" w:type="dxa"/>
            <w:shd w:val="clear" w:color="auto" w:fill="F3F6F9"/>
            <w:tcMar>
              <w:top w:w="80" w:type="dxa"/>
              <w:left w:w="80" w:type="dxa"/>
              <w:bottom w:w="80" w:type="dxa"/>
              <w:right w:w="80" w:type="dxa"/>
            </w:tcMar>
            <w:vAlign w:val="center"/>
          </w:tcPr>
          <w:p w14:paraId="1B387967" w14:textId="77777777" w:rsidR="00DA0C49" w:rsidRDefault="00B10EEA">
            <w:pPr>
              <w:spacing w:after="0"/>
            </w:pPr>
            <w:r>
              <w:rPr>
                <w:sz w:val="15"/>
              </w:rPr>
              <w:t>X12 EDI and clearinghouse</w:t>
            </w:r>
          </w:p>
        </w:tc>
        <w:tc>
          <w:tcPr>
            <w:tcW w:w="2556" w:type="dxa"/>
            <w:shd w:val="clear" w:color="auto" w:fill="F3F6F9"/>
            <w:tcMar>
              <w:top w:w="80" w:type="dxa"/>
              <w:left w:w="80" w:type="dxa"/>
              <w:bottom w:w="80" w:type="dxa"/>
              <w:right w:w="80" w:type="dxa"/>
            </w:tcMar>
            <w:vAlign w:val="center"/>
          </w:tcPr>
          <w:p w14:paraId="609626CE" w14:textId="77777777" w:rsidR="00DA0C49" w:rsidRDefault="00B10EEA">
            <w:pPr>
              <w:spacing w:after="0"/>
            </w:pPr>
            <w:r>
              <w:rPr>
                <w:sz w:val="15"/>
              </w:rPr>
              <w:t>Eligibility, claim, acknowledgement, status, remittance</w:t>
            </w:r>
          </w:p>
        </w:tc>
        <w:tc>
          <w:tcPr>
            <w:tcW w:w="2556" w:type="dxa"/>
            <w:shd w:val="clear" w:color="auto" w:fill="F3F6F9"/>
            <w:tcMar>
              <w:top w:w="80" w:type="dxa"/>
              <w:left w:w="80" w:type="dxa"/>
              <w:bottom w:w="80" w:type="dxa"/>
              <w:right w:w="80" w:type="dxa"/>
            </w:tcMar>
            <w:vAlign w:val="center"/>
          </w:tcPr>
          <w:p w14:paraId="7B5B8420" w14:textId="77777777" w:rsidR="00DA0C49" w:rsidRDefault="00B10EEA">
            <w:pPr>
              <w:spacing w:after="0"/>
            </w:pPr>
            <w:r>
              <w:rPr>
                <w:sz w:val="15"/>
              </w:rPr>
              <w:t>Mandatory</w:t>
            </w:r>
          </w:p>
        </w:tc>
      </w:tr>
      <w:tr w:rsidR="00DA0C49" w14:paraId="66ADCCEB" w14:textId="77777777">
        <w:trPr>
          <w:cantSplit/>
          <w:jc w:val="center"/>
        </w:trPr>
        <w:tc>
          <w:tcPr>
            <w:tcW w:w="2556" w:type="dxa"/>
            <w:tcMar>
              <w:top w:w="80" w:type="dxa"/>
              <w:left w:w="80" w:type="dxa"/>
              <w:bottom w:w="80" w:type="dxa"/>
              <w:right w:w="80" w:type="dxa"/>
            </w:tcMar>
            <w:vAlign w:val="center"/>
          </w:tcPr>
          <w:p w14:paraId="79D7F36C" w14:textId="77777777" w:rsidR="00DA0C49" w:rsidRDefault="00B10EEA">
            <w:pPr>
              <w:spacing w:after="0"/>
            </w:pPr>
            <w:r>
              <w:rPr>
                <w:sz w:val="15"/>
              </w:rPr>
              <w:t>P0</w:t>
            </w:r>
          </w:p>
        </w:tc>
        <w:tc>
          <w:tcPr>
            <w:tcW w:w="2556" w:type="dxa"/>
            <w:tcMar>
              <w:top w:w="80" w:type="dxa"/>
              <w:left w:w="80" w:type="dxa"/>
              <w:bottom w:w="80" w:type="dxa"/>
              <w:right w:w="80" w:type="dxa"/>
            </w:tcMar>
            <w:vAlign w:val="center"/>
          </w:tcPr>
          <w:p w14:paraId="6CA25E15" w14:textId="77777777" w:rsidR="00DA0C49" w:rsidRDefault="00B10EEA">
            <w:pPr>
              <w:spacing w:after="0"/>
            </w:pPr>
            <w:r>
              <w:rPr>
                <w:sz w:val="15"/>
              </w:rPr>
              <w:t>Contracts / fee schedules</w:t>
            </w:r>
          </w:p>
        </w:tc>
        <w:tc>
          <w:tcPr>
            <w:tcW w:w="2556" w:type="dxa"/>
            <w:tcMar>
              <w:top w:w="80" w:type="dxa"/>
              <w:left w:w="80" w:type="dxa"/>
              <w:bottom w:w="80" w:type="dxa"/>
              <w:right w:w="80" w:type="dxa"/>
            </w:tcMar>
            <w:vAlign w:val="center"/>
          </w:tcPr>
          <w:p w14:paraId="2C004DEE" w14:textId="77777777" w:rsidR="00DA0C49" w:rsidRDefault="00B10EEA">
            <w:pPr>
              <w:spacing w:after="0"/>
            </w:pPr>
            <w:r>
              <w:rPr>
                <w:sz w:val="15"/>
              </w:rPr>
              <w:t>Expected reimbursement and underpayment logic</w:t>
            </w:r>
          </w:p>
        </w:tc>
        <w:tc>
          <w:tcPr>
            <w:tcW w:w="2556" w:type="dxa"/>
            <w:tcMar>
              <w:top w:w="80" w:type="dxa"/>
              <w:left w:w="80" w:type="dxa"/>
              <w:bottom w:w="80" w:type="dxa"/>
              <w:right w:w="80" w:type="dxa"/>
            </w:tcMar>
            <w:vAlign w:val="center"/>
          </w:tcPr>
          <w:p w14:paraId="22BA7882" w14:textId="77777777" w:rsidR="00DA0C49" w:rsidRDefault="00B10EEA">
            <w:pPr>
              <w:spacing w:after="0"/>
            </w:pPr>
            <w:r>
              <w:rPr>
                <w:sz w:val="15"/>
              </w:rPr>
              <w:t>Mandatory for underpayment module</w:t>
            </w:r>
          </w:p>
        </w:tc>
      </w:tr>
      <w:tr w:rsidR="00DA0C49" w14:paraId="45A8CAE1" w14:textId="77777777">
        <w:trPr>
          <w:cantSplit/>
          <w:jc w:val="center"/>
        </w:trPr>
        <w:tc>
          <w:tcPr>
            <w:tcW w:w="2556" w:type="dxa"/>
            <w:shd w:val="clear" w:color="auto" w:fill="F3F6F9"/>
            <w:tcMar>
              <w:top w:w="80" w:type="dxa"/>
              <w:left w:w="80" w:type="dxa"/>
              <w:bottom w:w="80" w:type="dxa"/>
              <w:right w:w="80" w:type="dxa"/>
            </w:tcMar>
            <w:vAlign w:val="center"/>
          </w:tcPr>
          <w:p w14:paraId="349B4E54" w14:textId="77777777" w:rsidR="00DA0C49" w:rsidRDefault="00B10EEA">
            <w:pPr>
              <w:spacing w:after="0"/>
            </w:pPr>
            <w:r>
              <w:rPr>
                <w:sz w:val="15"/>
              </w:rPr>
              <w:t>P1</w:t>
            </w:r>
          </w:p>
        </w:tc>
        <w:tc>
          <w:tcPr>
            <w:tcW w:w="2556" w:type="dxa"/>
            <w:shd w:val="clear" w:color="auto" w:fill="F3F6F9"/>
            <w:tcMar>
              <w:top w:w="80" w:type="dxa"/>
              <w:left w:w="80" w:type="dxa"/>
              <w:bottom w:w="80" w:type="dxa"/>
              <w:right w:w="80" w:type="dxa"/>
            </w:tcMar>
            <w:vAlign w:val="center"/>
          </w:tcPr>
          <w:p w14:paraId="4518C921" w14:textId="77777777" w:rsidR="00DA0C49" w:rsidRDefault="00B10EEA">
            <w:pPr>
              <w:spacing w:after="0"/>
            </w:pPr>
            <w:r>
              <w:rPr>
                <w:sz w:val="15"/>
              </w:rPr>
              <w:t>EHR/PM APIs and approved write-back</w:t>
            </w:r>
          </w:p>
        </w:tc>
        <w:tc>
          <w:tcPr>
            <w:tcW w:w="2556" w:type="dxa"/>
            <w:shd w:val="clear" w:color="auto" w:fill="F3F6F9"/>
            <w:tcMar>
              <w:top w:w="80" w:type="dxa"/>
              <w:left w:w="80" w:type="dxa"/>
              <w:bottom w:w="80" w:type="dxa"/>
              <w:right w:w="80" w:type="dxa"/>
            </w:tcMar>
            <w:vAlign w:val="center"/>
          </w:tcPr>
          <w:p w14:paraId="62E8BDF2" w14:textId="77777777" w:rsidR="00DA0C49" w:rsidRDefault="00B10EEA">
            <w:pPr>
              <w:spacing w:after="0"/>
            </w:pPr>
            <w:r>
              <w:rPr>
                <w:sz w:val="15"/>
              </w:rPr>
              <w:t>Tasks, benefits, corrections, posting</w:t>
            </w:r>
          </w:p>
        </w:tc>
        <w:tc>
          <w:tcPr>
            <w:tcW w:w="2556" w:type="dxa"/>
            <w:shd w:val="clear" w:color="auto" w:fill="F3F6F9"/>
            <w:tcMar>
              <w:top w:w="80" w:type="dxa"/>
              <w:left w:w="80" w:type="dxa"/>
              <w:bottom w:w="80" w:type="dxa"/>
              <w:right w:w="80" w:type="dxa"/>
            </w:tcMar>
            <w:vAlign w:val="center"/>
          </w:tcPr>
          <w:p w14:paraId="15CBC748" w14:textId="77777777" w:rsidR="00DA0C49" w:rsidRDefault="00B10EEA">
            <w:pPr>
              <w:spacing w:after="0"/>
            </w:pPr>
            <w:r>
              <w:rPr>
                <w:sz w:val="15"/>
              </w:rPr>
              <w:t>After shadow/approval</w:t>
            </w:r>
          </w:p>
        </w:tc>
      </w:tr>
      <w:tr w:rsidR="00DA0C49" w14:paraId="3852EC11" w14:textId="77777777">
        <w:trPr>
          <w:cantSplit/>
          <w:jc w:val="center"/>
        </w:trPr>
        <w:tc>
          <w:tcPr>
            <w:tcW w:w="2556" w:type="dxa"/>
            <w:tcMar>
              <w:top w:w="80" w:type="dxa"/>
              <w:left w:w="80" w:type="dxa"/>
              <w:bottom w:w="80" w:type="dxa"/>
              <w:right w:w="80" w:type="dxa"/>
            </w:tcMar>
            <w:vAlign w:val="center"/>
          </w:tcPr>
          <w:p w14:paraId="777BFCA4" w14:textId="77777777" w:rsidR="00DA0C49" w:rsidRDefault="00B10EEA">
            <w:pPr>
              <w:spacing w:after="0"/>
            </w:pPr>
            <w:r>
              <w:rPr>
                <w:sz w:val="15"/>
              </w:rPr>
              <w:t>P1</w:t>
            </w:r>
          </w:p>
        </w:tc>
        <w:tc>
          <w:tcPr>
            <w:tcW w:w="2556" w:type="dxa"/>
            <w:tcMar>
              <w:top w:w="80" w:type="dxa"/>
              <w:left w:w="80" w:type="dxa"/>
              <w:bottom w:w="80" w:type="dxa"/>
              <w:right w:w="80" w:type="dxa"/>
            </w:tcMar>
            <w:vAlign w:val="center"/>
          </w:tcPr>
          <w:p w14:paraId="6A9816C9" w14:textId="77777777" w:rsidR="00DA0C49" w:rsidRDefault="00B10EEA">
            <w:pPr>
              <w:spacing w:after="0"/>
            </w:pPr>
            <w:r>
              <w:rPr>
                <w:sz w:val="15"/>
              </w:rPr>
              <w:t>Payer APIs and supported portal access</w:t>
            </w:r>
          </w:p>
        </w:tc>
        <w:tc>
          <w:tcPr>
            <w:tcW w:w="2556" w:type="dxa"/>
            <w:tcMar>
              <w:top w:w="80" w:type="dxa"/>
              <w:left w:w="80" w:type="dxa"/>
              <w:bottom w:w="80" w:type="dxa"/>
              <w:right w:w="80" w:type="dxa"/>
            </w:tcMar>
            <w:vAlign w:val="center"/>
          </w:tcPr>
          <w:p w14:paraId="67AF1CEC" w14:textId="77777777" w:rsidR="00DA0C49" w:rsidRDefault="00B10EEA">
            <w:pPr>
              <w:spacing w:after="0"/>
            </w:pPr>
            <w:r>
              <w:rPr>
                <w:sz w:val="15"/>
              </w:rPr>
              <w:t>Authorization/status/appeal actions</w:t>
            </w:r>
          </w:p>
        </w:tc>
        <w:tc>
          <w:tcPr>
            <w:tcW w:w="2556" w:type="dxa"/>
            <w:tcMar>
              <w:top w:w="80" w:type="dxa"/>
              <w:left w:w="80" w:type="dxa"/>
              <w:bottom w:w="80" w:type="dxa"/>
              <w:right w:w="80" w:type="dxa"/>
            </w:tcMar>
            <w:vAlign w:val="center"/>
          </w:tcPr>
          <w:p w14:paraId="43F565E5" w14:textId="77777777" w:rsidR="00DA0C49" w:rsidRDefault="00B10EEA">
            <w:pPr>
              <w:spacing w:after="0"/>
            </w:pPr>
            <w:r>
              <w:rPr>
                <w:sz w:val="15"/>
              </w:rPr>
              <w:t>Add by payer value</w:t>
            </w:r>
          </w:p>
        </w:tc>
      </w:tr>
      <w:tr w:rsidR="00DA0C49" w14:paraId="76937663" w14:textId="77777777">
        <w:trPr>
          <w:cantSplit/>
          <w:jc w:val="center"/>
        </w:trPr>
        <w:tc>
          <w:tcPr>
            <w:tcW w:w="2556" w:type="dxa"/>
            <w:shd w:val="clear" w:color="auto" w:fill="F3F6F9"/>
            <w:tcMar>
              <w:top w:w="80" w:type="dxa"/>
              <w:left w:w="80" w:type="dxa"/>
              <w:bottom w:w="80" w:type="dxa"/>
              <w:right w:w="80" w:type="dxa"/>
            </w:tcMar>
            <w:vAlign w:val="center"/>
          </w:tcPr>
          <w:p w14:paraId="603714E7" w14:textId="77777777" w:rsidR="00DA0C49" w:rsidRDefault="00B10EEA">
            <w:pPr>
              <w:spacing w:after="0"/>
            </w:pPr>
            <w:r>
              <w:rPr>
                <w:sz w:val="15"/>
              </w:rPr>
              <w:t>P1</w:t>
            </w:r>
          </w:p>
        </w:tc>
        <w:tc>
          <w:tcPr>
            <w:tcW w:w="2556" w:type="dxa"/>
            <w:shd w:val="clear" w:color="auto" w:fill="F3F6F9"/>
            <w:tcMar>
              <w:top w:w="80" w:type="dxa"/>
              <w:left w:w="80" w:type="dxa"/>
              <w:bottom w:w="80" w:type="dxa"/>
              <w:right w:w="80" w:type="dxa"/>
            </w:tcMar>
            <w:vAlign w:val="center"/>
          </w:tcPr>
          <w:p w14:paraId="3C29BBC2" w14:textId="77777777" w:rsidR="00DA0C49" w:rsidRDefault="00B10EEA">
            <w:pPr>
              <w:spacing w:after="0"/>
            </w:pPr>
            <w:r>
              <w:rPr>
                <w:sz w:val="15"/>
              </w:rPr>
              <w:t>Bank/lockbox / payment processor</w:t>
            </w:r>
          </w:p>
        </w:tc>
        <w:tc>
          <w:tcPr>
            <w:tcW w:w="2556" w:type="dxa"/>
            <w:shd w:val="clear" w:color="auto" w:fill="F3F6F9"/>
            <w:tcMar>
              <w:top w:w="80" w:type="dxa"/>
              <w:left w:w="80" w:type="dxa"/>
              <w:bottom w:w="80" w:type="dxa"/>
              <w:right w:w="80" w:type="dxa"/>
            </w:tcMar>
            <w:vAlign w:val="center"/>
          </w:tcPr>
          <w:p w14:paraId="2814D326" w14:textId="77777777" w:rsidR="00DA0C49" w:rsidRDefault="00B10EEA">
            <w:pPr>
              <w:spacing w:after="0"/>
            </w:pPr>
            <w:r>
              <w:rPr>
                <w:sz w:val="15"/>
              </w:rPr>
              <w:t>Cash reconciliation and patient payments</w:t>
            </w:r>
            <w:ins w:id="300" w:author="Claude" w:date="2026-10-02T09:00:00Z">
              <w:r>
                <w:rPr>
                  <w:sz w:val="15"/>
                </w:rPr>
                <w:t>, including 835 payment-trace (TRN) to bank/lockbox deposit matching</w:t>
              </w:r>
            </w:ins>
          </w:p>
        </w:tc>
        <w:tc>
          <w:tcPr>
            <w:tcW w:w="2556" w:type="dxa"/>
            <w:shd w:val="clear" w:color="auto" w:fill="F3F6F9"/>
            <w:tcMar>
              <w:top w:w="80" w:type="dxa"/>
              <w:left w:w="80" w:type="dxa"/>
              <w:bottom w:w="80" w:type="dxa"/>
              <w:right w:w="80" w:type="dxa"/>
            </w:tcMar>
            <w:vAlign w:val="center"/>
          </w:tcPr>
          <w:p w14:paraId="41F53232" w14:textId="77777777" w:rsidR="00DA0C49" w:rsidRDefault="00B10EEA">
            <w:pPr>
              <w:spacing w:after="0"/>
            </w:pPr>
            <w:r>
              <w:rPr>
                <w:sz w:val="15"/>
              </w:rPr>
              <w:t>Needed for reconciliation</w:t>
            </w:r>
          </w:p>
        </w:tc>
      </w:tr>
      <w:tr w:rsidR="008B20BB" w14:paraId="4273D9A3" w14:textId="77777777">
        <w:trPr>
          <w:cantSplit/>
          <w:jc w:val="center"/>
          <w:ins w:id="301" w:author="Claude" w:date="2026-10-02T09:00:00Z"/>
        </w:trPr>
        <w:tc>
          <w:tcPr>
            <w:tcW w:w="2556" w:type="dxa"/>
            <w:shd w:val="clear" w:color="auto" w:fill="F3F6F9"/>
            <w:tcMar>
              <w:top w:w="80" w:type="dxa"/>
              <w:left w:w="80" w:type="dxa"/>
              <w:bottom w:w="80" w:type="dxa"/>
              <w:right w:w="80" w:type="dxa"/>
            </w:tcMar>
            <w:vAlign w:val="center"/>
          </w:tcPr>
          <w:p w14:paraId="1231A615" w14:textId="77777777" w:rsidR="008B20BB" w:rsidRDefault="00000000">
            <w:pPr>
              <w:spacing w:after="0"/>
              <w:rPr>
                <w:ins w:id="302" w:author="Claude" w:date="2026-10-02T09:00:00Z"/>
              </w:rPr>
            </w:pPr>
            <w:ins w:id="303" w:author="Claude" w:date="2026-10-02T09:00:00Z">
              <w:r>
                <w:rPr>
                  <w:sz w:val="15"/>
                </w:rPr>
                <w:lastRenderedPageBreak/>
                <w:t>P1</w:t>
              </w:r>
            </w:ins>
          </w:p>
        </w:tc>
        <w:tc>
          <w:tcPr>
            <w:tcW w:w="2556" w:type="dxa"/>
            <w:shd w:val="clear" w:color="auto" w:fill="F3F6F9"/>
            <w:tcMar>
              <w:top w:w="80" w:type="dxa"/>
              <w:left w:w="80" w:type="dxa"/>
              <w:bottom w:w="80" w:type="dxa"/>
              <w:right w:w="80" w:type="dxa"/>
            </w:tcMar>
            <w:vAlign w:val="center"/>
          </w:tcPr>
          <w:p w14:paraId="15BD3FAF" w14:textId="77777777" w:rsidR="008B20BB" w:rsidRDefault="00000000">
            <w:pPr>
              <w:spacing w:after="0"/>
              <w:rPr>
                <w:ins w:id="304" w:author="Claude" w:date="2026-10-02T09:00:00Z"/>
              </w:rPr>
            </w:pPr>
            <w:ins w:id="305" w:author="Claude" w:date="2026-10-02T09:00:00Z">
              <w:r>
                <w:rPr>
                  <w:sz w:val="15"/>
                </w:rPr>
                <w:t>X12 275 and payer attachment channels</w:t>
              </w:r>
            </w:ins>
          </w:p>
        </w:tc>
        <w:tc>
          <w:tcPr>
            <w:tcW w:w="2556" w:type="dxa"/>
            <w:shd w:val="clear" w:color="auto" w:fill="F3F6F9"/>
            <w:tcMar>
              <w:top w:w="80" w:type="dxa"/>
              <w:left w:w="80" w:type="dxa"/>
              <w:bottom w:w="80" w:type="dxa"/>
              <w:right w:w="80" w:type="dxa"/>
            </w:tcMar>
            <w:vAlign w:val="center"/>
          </w:tcPr>
          <w:p w14:paraId="1840DE10" w14:textId="77777777" w:rsidR="008B20BB" w:rsidRDefault="00000000">
            <w:pPr>
              <w:spacing w:after="0"/>
              <w:rPr>
                <w:ins w:id="306" w:author="Claude" w:date="2026-10-02T09:00:00Z"/>
              </w:rPr>
            </w:pPr>
            <w:ins w:id="307" w:author="Claude" w:date="2026-10-02T09:00:00Z">
              <w:r>
                <w:rPr>
                  <w:sz w:val="15"/>
                </w:rPr>
                <w:t>Supporting documentation for appeals, authorizations and claim attachments</w:t>
              </w:r>
            </w:ins>
          </w:p>
        </w:tc>
        <w:tc>
          <w:tcPr>
            <w:tcW w:w="2556" w:type="dxa"/>
            <w:shd w:val="clear" w:color="auto" w:fill="F3F6F9"/>
            <w:tcMar>
              <w:top w:w="80" w:type="dxa"/>
              <w:left w:w="80" w:type="dxa"/>
              <w:bottom w:w="80" w:type="dxa"/>
              <w:right w:w="80" w:type="dxa"/>
            </w:tcMar>
            <w:vAlign w:val="center"/>
          </w:tcPr>
          <w:p w14:paraId="0B93DC37" w14:textId="77777777" w:rsidR="008B20BB" w:rsidRDefault="00000000">
            <w:pPr>
              <w:spacing w:after="0"/>
              <w:rPr>
                <w:ins w:id="308" w:author="Claude" w:date="2026-10-02T09:00:00Z"/>
              </w:rPr>
            </w:pPr>
            <w:ins w:id="309" w:author="Claude" w:date="2026-10-02T09:00:00Z">
              <w:r>
                <w:rPr>
                  <w:sz w:val="15"/>
                </w:rPr>
                <w:t>Add with the first appeal and authorization workflows</w:t>
              </w:r>
            </w:ins>
          </w:p>
        </w:tc>
      </w:tr>
      <w:tr w:rsidR="008B20BB" w14:paraId="23F565E1" w14:textId="77777777">
        <w:trPr>
          <w:cantSplit/>
          <w:jc w:val="center"/>
          <w:ins w:id="310" w:author="Claude" w:date="2026-10-02T09:00:00Z"/>
        </w:trPr>
        <w:tc>
          <w:tcPr>
            <w:tcW w:w="2556" w:type="dxa"/>
            <w:shd w:val="clear" w:color="auto" w:fill="F3F6F9"/>
            <w:tcMar>
              <w:top w:w="80" w:type="dxa"/>
              <w:left w:w="80" w:type="dxa"/>
              <w:bottom w:w="80" w:type="dxa"/>
              <w:right w:w="80" w:type="dxa"/>
            </w:tcMar>
            <w:vAlign w:val="center"/>
          </w:tcPr>
          <w:p w14:paraId="717109C5" w14:textId="77777777" w:rsidR="008B20BB" w:rsidRDefault="00000000">
            <w:pPr>
              <w:spacing w:after="0"/>
              <w:rPr>
                <w:ins w:id="311" w:author="Claude" w:date="2026-10-02T09:00:00Z"/>
              </w:rPr>
            </w:pPr>
            <w:ins w:id="312" w:author="Claude" w:date="2026-10-02T09:00:00Z">
              <w:r>
                <w:rPr>
                  <w:sz w:val="15"/>
                </w:rPr>
                <w:t>P2</w:t>
              </w:r>
            </w:ins>
          </w:p>
        </w:tc>
        <w:tc>
          <w:tcPr>
            <w:tcW w:w="2556" w:type="dxa"/>
            <w:shd w:val="clear" w:color="auto" w:fill="F3F6F9"/>
            <w:tcMar>
              <w:top w:w="80" w:type="dxa"/>
              <w:left w:w="80" w:type="dxa"/>
              <w:bottom w:w="80" w:type="dxa"/>
              <w:right w:w="80" w:type="dxa"/>
            </w:tcMar>
            <w:vAlign w:val="center"/>
          </w:tcPr>
          <w:p w14:paraId="1890B651" w14:textId="77777777" w:rsidR="008B20BB" w:rsidRDefault="00000000">
            <w:pPr>
              <w:spacing w:after="0"/>
              <w:rPr>
                <w:ins w:id="313" w:author="Claude" w:date="2026-10-02T09:00:00Z"/>
              </w:rPr>
            </w:pPr>
            <w:ins w:id="314" w:author="Claude" w:date="2026-10-02T09:00:00Z">
              <w:r>
                <w:rPr>
                  <w:sz w:val="15"/>
                </w:rPr>
                <w:t>FHIR / Da Vinci prior-authorization and coverage APIs</w:t>
              </w:r>
            </w:ins>
          </w:p>
        </w:tc>
        <w:tc>
          <w:tcPr>
            <w:tcW w:w="2556" w:type="dxa"/>
            <w:shd w:val="clear" w:color="auto" w:fill="F3F6F9"/>
            <w:tcMar>
              <w:top w:w="80" w:type="dxa"/>
              <w:left w:w="80" w:type="dxa"/>
              <w:bottom w:w="80" w:type="dxa"/>
              <w:right w:w="80" w:type="dxa"/>
            </w:tcMar>
            <w:vAlign w:val="center"/>
          </w:tcPr>
          <w:p w14:paraId="02AEFCB3" w14:textId="77777777" w:rsidR="008B20BB" w:rsidRDefault="00000000">
            <w:pPr>
              <w:spacing w:after="0"/>
              <w:rPr>
                <w:ins w:id="315" w:author="Claude" w:date="2026-10-02T09:00:00Z"/>
              </w:rPr>
            </w:pPr>
            <w:ins w:id="316" w:author="Claude" w:date="2026-10-02T09:00:00Z">
              <w:r>
                <w:rPr>
                  <w:sz w:val="15"/>
                </w:rPr>
                <w:t>Standards-based prior-auth status and submission where payers expose them; track CMS-0057-F timelines</w:t>
              </w:r>
            </w:ins>
          </w:p>
        </w:tc>
        <w:tc>
          <w:tcPr>
            <w:tcW w:w="2556" w:type="dxa"/>
            <w:shd w:val="clear" w:color="auto" w:fill="F3F6F9"/>
            <w:tcMar>
              <w:top w:w="80" w:type="dxa"/>
              <w:left w:w="80" w:type="dxa"/>
              <w:bottom w:w="80" w:type="dxa"/>
              <w:right w:w="80" w:type="dxa"/>
            </w:tcMar>
            <w:vAlign w:val="center"/>
          </w:tcPr>
          <w:p w14:paraId="0E210625" w14:textId="77777777" w:rsidR="008B20BB" w:rsidRDefault="00000000">
            <w:pPr>
              <w:spacing w:after="0"/>
              <w:rPr>
                <w:ins w:id="317" w:author="Claude" w:date="2026-10-02T09:00:00Z"/>
              </w:rPr>
            </w:pPr>
            <w:ins w:id="318" w:author="Claude" w:date="2026-10-02T09:00:00Z">
              <w:r>
                <w:rPr>
                  <w:sz w:val="15"/>
                </w:rPr>
                <w:t>Opportunistic; design adapters to the standard</w:t>
              </w:r>
            </w:ins>
          </w:p>
        </w:tc>
      </w:tr>
      <w:tr w:rsidR="00DA0C49" w14:paraId="739E13A3" w14:textId="77777777">
        <w:trPr>
          <w:cantSplit/>
          <w:jc w:val="center"/>
        </w:trPr>
        <w:tc>
          <w:tcPr>
            <w:tcW w:w="2556" w:type="dxa"/>
            <w:tcMar>
              <w:top w:w="80" w:type="dxa"/>
              <w:left w:w="80" w:type="dxa"/>
              <w:bottom w:w="80" w:type="dxa"/>
              <w:right w:w="80" w:type="dxa"/>
            </w:tcMar>
            <w:vAlign w:val="center"/>
          </w:tcPr>
          <w:p w14:paraId="18522835" w14:textId="77777777" w:rsidR="00DA0C49" w:rsidRDefault="00B10EEA">
            <w:pPr>
              <w:spacing w:after="0"/>
            </w:pPr>
            <w:r>
              <w:rPr>
                <w:sz w:val="15"/>
              </w:rPr>
              <w:t>P2</w:t>
            </w:r>
          </w:p>
        </w:tc>
        <w:tc>
          <w:tcPr>
            <w:tcW w:w="2556" w:type="dxa"/>
            <w:tcMar>
              <w:top w:w="80" w:type="dxa"/>
              <w:left w:w="80" w:type="dxa"/>
              <w:bottom w:w="80" w:type="dxa"/>
              <w:right w:w="80" w:type="dxa"/>
            </w:tcMar>
            <w:vAlign w:val="center"/>
          </w:tcPr>
          <w:p w14:paraId="22DD26F6" w14:textId="77777777" w:rsidR="00DA0C49" w:rsidRDefault="00B10EEA">
            <w:pPr>
              <w:spacing w:after="0"/>
            </w:pPr>
            <w:r>
              <w:rPr>
                <w:sz w:val="15"/>
              </w:rPr>
              <w:t>Voice / communications</w:t>
            </w:r>
          </w:p>
        </w:tc>
        <w:tc>
          <w:tcPr>
            <w:tcW w:w="2556" w:type="dxa"/>
            <w:tcMar>
              <w:top w:w="80" w:type="dxa"/>
              <w:left w:w="80" w:type="dxa"/>
              <w:bottom w:w="80" w:type="dxa"/>
              <w:right w:w="80" w:type="dxa"/>
            </w:tcMar>
            <w:vAlign w:val="center"/>
          </w:tcPr>
          <w:p w14:paraId="192C7D91" w14:textId="77777777" w:rsidR="00DA0C49" w:rsidRDefault="00B10EEA">
            <w:pPr>
              <w:spacing w:after="0"/>
            </w:pPr>
            <w:r>
              <w:rPr>
                <w:sz w:val="15"/>
              </w:rPr>
              <w:t>Payer calls and patient outreach when economically justified</w:t>
            </w:r>
          </w:p>
        </w:tc>
        <w:tc>
          <w:tcPr>
            <w:tcW w:w="2556" w:type="dxa"/>
            <w:tcMar>
              <w:top w:w="80" w:type="dxa"/>
              <w:left w:w="80" w:type="dxa"/>
              <w:bottom w:w="80" w:type="dxa"/>
              <w:right w:w="80" w:type="dxa"/>
            </w:tcMar>
            <w:vAlign w:val="center"/>
          </w:tcPr>
          <w:p w14:paraId="5AD9E11E" w14:textId="77777777" w:rsidR="00DA0C49" w:rsidRDefault="00B10EEA">
            <w:pPr>
              <w:spacing w:after="0"/>
            </w:pPr>
            <w:r>
              <w:rPr>
                <w:sz w:val="15"/>
              </w:rPr>
              <w:t>Selective; governed</w:t>
            </w:r>
          </w:p>
        </w:tc>
      </w:tr>
      <w:tr w:rsidR="00DA0C49" w14:paraId="5D8C3000" w14:textId="77777777">
        <w:trPr>
          <w:cantSplit/>
          <w:jc w:val="center"/>
        </w:trPr>
        <w:tc>
          <w:tcPr>
            <w:tcW w:w="2556" w:type="dxa"/>
            <w:shd w:val="clear" w:color="auto" w:fill="F3F6F9"/>
            <w:tcMar>
              <w:top w:w="80" w:type="dxa"/>
              <w:left w:w="80" w:type="dxa"/>
              <w:bottom w:w="80" w:type="dxa"/>
              <w:right w:w="80" w:type="dxa"/>
            </w:tcMar>
            <w:vAlign w:val="center"/>
          </w:tcPr>
          <w:p w14:paraId="126448F5" w14:textId="77777777" w:rsidR="00DA0C49" w:rsidRDefault="00B10EEA">
            <w:pPr>
              <w:spacing w:after="0"/>
            </w:pPr>
            <w:r>
              <w:rPr>
                <w:sz w:val="15"/>
              </w:rPr>
              <w:t>P2</w:t>
            </w:r>
          </w:p>
        </w:tc>
        <w:tc>
          <w:tcPr>
            <w:tcW w:w="2556" w:type="dxa"/>
            <w:shd w:val="clear" w:color="auto" w:fill="F3F6F9"/>
            <w:tcMar>
              <w:top w:w="80" w:type="dxa"/>
              <w:left w:w="80" w:type="dxa"/>
              <w:bottom w:w="80" w:type="dxa"/>
              <w:right w:w="80" w:type="dxa"/>
            </w:tcMar>
            <w:vAlign w:val="center"/>
          </w:tcPr>
          <w:p w14:paraId="2C4F927B" w14:textId="77777777" w:rsidR="00DA0C49" w:rsidRDefault="00B10EEA">
            <w:pPr>
              <w:spacing w:after="0"/>
            </w:pPr>
            <w:r>
              <w:rPr>
                <w:sz w:val="15"/>
              </w:rPr>
              <w:t>Client data warehouse / BI</w:t>
            </w:r>
          </w:p>
        </w:tc>
        <w:tc>
          <w:tcPr>
            <w:tcW w:w="2556" w:type="dxa"/>
            <w:shd w:val="clear" w:color="auto" w:fill="F3F6F9"/>
            <w:tcMar>
              <w:top w:w="80" w:type="dxa"/>
              <w:left w:w="80" w:type="dxa"/>
              <w:bottom w:w="80" w:type="dxa"/>
              <w:right w:w="80" w:type="dxa"/>
            </w:tcMar>
            <w:vAlign w:val="center"/>
          </w:tcPr>
          <w:p w14:paraId="03B34A5C" w14:textId="77777777" w:rsidR="00DA0C49" w:rsidRDefault="00B10EEA">
            <w:pPr>
              <w:spacing w:after="0"/>
            </w:pPr>
            <w:r>
              <w:rPr>
                <w:sz w:val="15"/>
              </w:rPr>
              <w:t>Enterprise reporting and downstream analytics</w:t>
            </w:r>
          </w:p>
        </w:tc>
        <w:tc>
          <w:tcPr>
            <w:tcW w:w="2556" w:type="dxa"/>
            <w:shd w:val="clear" w:color="auto" w:fill="F3F6F9"/>
            <w:tcMar>
              <w:top w:w="80" w:type="dxa"/>
              <w:left w:w="80" w:type="dxa"/>
              <w:bottom w:w="80" w:type="dxa"/>
              <w:right w:w="80" w:type="dxa"/>
            </w:tcMar>
            <w:vAlign w:val="center"/>
          </w:tcPr>
          <w:p w14:paraId="10385E74" w14:textId="77777777" w:rsidR="00DA0C49" w:rsidRDefault="00B10EEA">
            <w:pPr>
              <w:spacing w:after="0"/>
            </w:pPr>
            <w:r>
              <w:rPr>
                <w:sz w:val="15"/>
              </w:rPr>
              <w:t>Connector, not core dependency</w:t>
            </w:r>
          </w:p>
        </w:tc>
      </w:tr>
    </w:tbl>
    <w:p w14:paraId="661A621D" w14:textId="77777777" w:rsidR="008B20BB" w:rsidRDefault="00000000">
      <w:pPr>
        <w:pStyle w:val="Heading2"/>
        <w:rPr>
          <w:ins w:id="319" w:author="Claude" w:date="2026-10-02T09:00:00Z"/>
        </w:rPr>
      </w:pPr>
      <w:bookmarkStart w:id="320" w:name="_Toc242031662"/>
      <w:ins w:id="321" w:author="Claude" w:date="2026-10-02T09:00:00Z">
        <w:r>
          <w:t>EDI operating model (decision before EDI foundation work, Week 3)</w:t>
        </w:r>
        <w:bookmarkEnd w:id="320"/>
      </w:ins>
    </w:p>
    <w:p w14:paraId="1D32E4E1" w14:textId="77777777" w:rsidR="008B20BB" w:rsidRDefault="00000000">
      <w:pPr>
        <w:rPr>
          <w:ins w:id="322" w:author="Claude" w:date="2026-10-02T09:00:00Z"/>
        </w:rPr>
      </w:pPr>
      <w:ins w:id="323" w:author="Claude" w:date="2026-10-02T09:00:00Z">
        <w:r>
          <w:t>Default for the MVP is an overlay model: claims continue to originate in the client’s PM or billing workflow and flow through a partner clearinghouse that KrisnnAI connects to by API. KrisnnAI inspects, scores and corrects claims and resubmits corrected/replacement claims through that clearinghouse; it does not become a clearinghouse or payer trading partner in the MVP. If direct payer connectivity is later required, trading-partner enrollment, payer testing and certification lead times must be added to the plan.</w:t>
        </w:r>
      </w:ins>
    </w:p>
    <w:p w14:paraId="44834642" w14:textId="77777777" w:rsidR="00DA0C49" w:rsidRDefault="00B10EEA">
      <w:pPr>
        <w:pStyle w:val="Heading1"/>
      </w:pPr>
      <w:bookmarkStart w:id="324" w:name="_Toc9000010"/>
      <w:bookmarkStart w:id="325" w:name="_Toc242031663"/>
      <w:r>
        <w:t>8. Decision engine and agent execution model</w:t>
      </w:r>
      <w:bookmarkEnd w:id="324"/>
      <w:bookmarkEnd w:id="325"/>
    </w:p>
    <w:p w14:paraId="7B2B267E" w14:textId="77777777" w:rsidR="00DA0C49" w:rsidRDefault="00B10EEA">
      <w:r>
        <w:t>Every agent decision should be reproducible from structured inputs, workflow policy and model output. The decision record is as important as the action itself.</w:t>
      </w:r>
    </w:p>
    <w:p w14:paraId="4170ABC8" w14:textId="77777777" w:rsidR="00DA0C49" w:rsidRDefault="00B10EEA">
      <w:pPr>
        <w:pStyle w:val="ListNumber"/>
        <w:numPr>
          <w:ilvl w:val="0"/>
          <w:numId w:val="10"/>
        </w:numPr>
        <w:spacing w:after="80"/>
      </w:pPr>
      <w:r>
        <w:t>Event trigger: what changed and when?</w:t>
      </w:r>
    </w:p>
    <w:p w14:paraId="1A7AE2D0" w14:textId="77777777" w:rsidR="00DA0C49" w:rsidRDefault="00B10EEA">
      <w:pPr>
        <w:pStyle w:val="ListNumber"/>
        <w:numPr>
          <w:ilvl w:val="0"/>
          <w:numId w:val="10"/>
        </w:numPr>
        <w:spacing w:after="80"/>
      </w:pPr>
      <w:r>
        <w:t>Context pack: relevant patient/claim/auth/payment/contract history with source lineage.</w:t>
      </w:r>
    </w:p>
    <w:p w14:paraId="775C0027" w14:textId="77777777" w:rsidR="00DA0C49" w:rsidRDefault="00B10EEA">
      <w:pPr>
        <w:pStyle w:val="ListNumber"/>
        <w:numPr>
          <w:ilvl w:val="0"/>
          <w:numId w:val="10"/>
        </w:numPr>
        <w:spacing w:after="80"/>
      </w:pPr>
      <w:r>
        <w:t>Deterministic checks: payer rules, deadlines, required fields, contract math, authorization units, duplicate checks.</w:t>
      </w:r>
    </w:p>
    <w:p w14:paraId="1F7EDA05" w14:textId="77777777" w:rsidR="00DA0C49" w:rsidRDefault="00B10EEA">
      <w:pPr>
        <w:pStyle w:val="ListNumber"/>
        <w:numPr>
          <w:ilvl w:val="0"/>
          <w:numId w:val="10"/>
        </w:numPr>
        <w:spacing w:after="80"/>
      </w:pPr>
      <w:r>
        <w:t>Model reasoning: classification, extraction, summarization, prediction or drafting only where needed.</w:t>
      </w:r>
    </w:p>
    <w:p w14:paraId="607EC369" w14:textId="77777777" w:rsidR="00DA0C49" w:rsidRDefault="00B10EEA">
      <w:pPr>
        <w:pStyle w:val="ListNumber"/>
        <w:numPr>
          <w:ilvl w:val="0"/>
          <w:numId w:val="10"/>
        </w:numPr>
        <w:spacing w:after="80"/>
      </w:pPr>
      <w:r>
        <w:t>Confidence and financial materiality: decide whether to auto-run, require approval or route to manual review.</w:t>
      </w:r>
    </w:p>
    <w:p w14:paraId="7A1B8BED" w14:textId="77777777" w:rsidR="00DA0C49" w:rsidRDefault="00B10EEA">
      <w:pPr>
        <w:pStyle w:val="ListNumber"/>
        <w:numPr>
          <w:ilvl w:val="0"/>
          <w:numId w:val="10"/>
        </w:numPr>
        <w:spacing w:after="80"/>
      </w:pPr>
      <w:r>
        <w:t>Action adapter: API, EDI, task, document generation, portal step, communication or approved write-back.</w:t>
      </w:r>
    </w:p>
    <w:p w14:paraId="0DD3FBCF" w14:textId="77777777" w:rsidR="00DA0C49" w:rsidRDefault="00B10EEA">
      <w:pPr>
        <w:pStyle w:val="ListNumber"/>
        <w:numPr>
          <w:ilvl w:val="0"/>
          <w:numId w:val="10"/>
        </w:numPr>
        <w:spacing w:after="80"/>
      </w:pPr>
      <w:r>
        <w:t>Verification condition: what evidence proves the action succeeded?</w:t>
      </w:r>
    </w:p>
    <w:p w14:paraId="186FFFA8" w14:textId="77777777" w:rsidR="00DA0C49" w:rsidRDefault="00B10EEA">
      <w:pPr>
        <w:pStyle w:val="ListNumber"/>
        <w:numPr>
          <w:ilvl w:val="0"/>
          <w:numId w:val="10"/>
        </w:numPr>
        <w:spacing w:after="80"/>
      </w:pPr>
      <w:r>
        <w:t>Learning signal: outcome, user correction, payer response and financial result update model/rules after review.</w:t>
      </w:r>
    </w:p>
    <w:p w14:paraId="1BAF8023" w14:textId="77777777" w:rsidR="00DA0C49" w:rsidRDefault="00B10EEA">
      <w:pPr>
        <w:pStyle w:val="Heading2"/>
      </w:pPr>
      <w:bookmarkStart w:id="326" w:name="_Toc242031664"/>
      <w:r>
        <w:t>Guardrails required from day one</w:t>
      </w:r>
      <w:bookmarkEnd w:id="326"/>
    </w:p>
    <w:p w14:paraId="36D389B8" w14:textId="77777777" w:rsidR="00DA0C49" w:rsidRDefault="00B10EEA">
      <w:pPr>
        <w:pStyle w:val="ListBullet"/>
        <w:spacing w:after="60"/>
      </w:pPr>
      <w:r>
        <w:t>Per-agent allow/deny action list and client-specific policy limits.</w:t>
      </w:r>
    </w:p>
    <w:p w14:paraId="6C572ADD" w14:textId="77777777" w:rsidR="00DA0C49" w:rsidRDefault="00B10EEA">
      <w:pPr>
        <w:pStyle w:val="ListBullet"/>
        <w:spacing w:after="60"/>
      </w:pPr>
      <w:r>
        <w:t>Dollar thresholds and high-risk action categories requiring human approval.</w:t>
      </w:r>
    </w:p>
    <w:p w14:paraId="67144403" w14:textId="77777777" w:rsidR="00DA0C49" w:rsidRDefault="00B10EEA">
      <w:pPr>
        <w:pStyle w:val="ListBullet"/>
        <w:spacing w:after="60"/>
      </w:pPr>
      <w:r>
        <w:t>Prompt/model/version logging and structured rationale capture.</w:t>
      </w:r>
    </w:p>
    <w:p w14:paraId="0F821E4E" w14:textId="77777777" w:rsidR="00DA0C49" w:rsidRDefault="00B10EEA">
      <w:pPr>
        <w:pStyle w:val="ListBullet"/>
        <w:spacing w:after="60"/>
      </w:pPr>
      <w:r>
        <w:t>No silent write-back: every change has before/after values and source evidence.</w:t>
      </w:r>
    </w:p>
    <w:p w14:paraId="0DD14971" w14:textId="77777777" w:rsidR="00DA0C49" w:rsidRDefault="00B10EEA">
      <w:pPr>
        <w:pStyle w:val="ListBullet"/>
        <w:spacing w:after="60"/>
      </w:pPr>
      <w:r>
        <w:t>Idempotency, retry policy and duplicate-action prevention.</w:t>
      </w:r>
    </w:p>
    <w:p w14:paraId="30FB22E2" w14:textId="77777777" w:rsidR="00DA0C49" w:rsidRDefault="00B10EEA">
      <w:pPr>
        <w:pStyle w:val="ListBullet"/>
        <w:spacing w:after="60"/>
      </w:pPr>
      <w:r>
        <w:t>Kill switch at tenant, workflow and agent level.</w:t>
      </w:r>
    </w:p>
    <w:p w14:paraId="2D75FFBC" w14:textId="77777777" w:rsidR="00DA0C49" w:rsidRDefault="00B10EEA">
      <w:pPr>
        <w:pStyle w:val="ListBullet"/>
        <w:spacing w:after="60"/>
      </w:pPr>
      <w:r>
        <w:t>Data minimization and PHI redaction/masking where full context is not required.</w:t>
      </w:r>
    </w:p>
    <w:p w14:paraId="22E09BA7" w14:textId="77777777" w:rsidR="00DA0C49" w:rsidRDefault="00B10EEA">
      <w:pPr>
        <w:pStyle w:val="ListBullet"/>
        <w:spacing w:after="60"/>
      </w:pPr>
      <w:r>
        <w:t>Model drift, false-positive, false-negative and user override monitoring.</w:t>
      </w:r>
    </w:p>
    <w:p w14:paraId="1DC00CAB" w14:textId="77777777" w:rsidR="00DA0C49" w:rsidRDefault="00B10EEA">
      <w:pPr>
        <w:pStyle w:val="ListBullet"/>
        <w:spacing w:after="60"/>
      </w:pPr>
      <w:r>
        <w:t>Fallback queue when any API/portal/model dependency fails.</w:t>
      </w:r>
    </w:p>
    <w:p w14:paraId="6BB2BC08" w14:textId="77777777" w:rsidR="008B20BB" w:rsidRDefault="00000000">
      <w:pPr>
        <w:pStyle w:val="ListBullet"/>
        <w:spacing w:after="60"/>
        <w:rPr>
          <w:ins w:id="327" w:author="Claude" w:date="2026-10-02T09:00:00Z"/>
        </w:rPr>
      </w:pPr>
      <w:ins w:id="328" w:author="Claude" w:date="2026-10-02T09:00:00Z">
        <w:r>
          <w:t>Untrusted-input defences: payer letters, EOBs, clinical documents and portal content are treated as data, never as instructions; model output cannot directly authorize a high-risk action and must pass the deterministic policy gate.</w:t>
        </w:r>
      </w:ins>
    </w:p>
    <w:p w14:paraId="42E47CC9" w14:textId="77777777" w:rsidR="008B20BB" w:rsidRDefault="00000000">
      <w:pPr>
        <w:pStyle w:val="ListBullet"/>
        <w:spacing w:after="60"/>
        <w:rPr>
          <w:ins w:id="329" w:author="Claude" w:date="2026-10-02T09:00:00Z"/>
        </w:rPr>
      </w:pPr>
      <w:ins w:id="330" w:author="Claude" w:date="2026-10-02T09:00:00Z">
        <w:r>
          <w:t>Blast-radius controls: batch-size and rate limits, dry-run mode, canary tenants/cohorts and per-action dollar caps before any new action type is enabled.</w:t>
        </w:r>
      </w:ins>
    </w:p>
    <w:p w14:paraId="52940ADA" w14:textId="77777777" w:rsidR="008B20BB" w:rsidRDefault="00000000">
      <w:pPr>
        <w:pStyle w:val="ListBullet"/>
        <w:spacing w:after="60"/>
        <w:rPr>
          <w:ins w:id="331" w:author="Claude" w:date="2026-10-02T09:00:00Z"/>
        </w:rPr>
      </w:pPr>
      <w:ins w:id="332" w:author="Claude" w:date="2026-10-02T09:00:00Z">
        <w:r>
          <w:t>Maker-checker: the approver of a Level 3 action must differ from the initiator; approvals are time-bound and logged.</w:t>
        </w:r>
      </w:ins>
    </w:p>
    <w:p w14:paraId="14713340" w14:textId="77777777" w:rsidR="008B20BB" w:rsidRDefault="00000000">
      <w:pPr>
        <w:pStyle w:val="ListBullet"/>
        <w:spacing w:after="60"/>
        <w:rPr>
          <w:ins w:id="333" w:author="Claude" w:date="2026-10-02T09:00:00Z"/>
        </w:rPr>
      </w:pPr>
      <w:ins w:id="334" w:author="Claude" w:date="2026-10-02T09:00:00Z">
        <w:r>
          <w:t>Credential vaulting and legal review for any portal automation (payer portal terms of service, session and MFA handling).</w:t>
        </w:r>
      </w:ins>
    </w:p>
    <w:p w14:paraId="55C7E0DC" w14:textId="77777777" w:rsidR="00DA0C49" w:rsidRDefault="00B10EEA">
      <w:pPr>
        <w:pStyle w:val="Heading1"/>
      </w:pPr>
      <w:bookmarkStart w:id="335" w:name="_Toc9000011"/>
      <w:bookmarkStart w:id="336" w:name="_Toc242031665"/>
      <w:r>
        <w:lastRenderedPageBreak/>
        <w:t>9. Security, compliance and AI governance baseline</w:t>
      </w:r>
      <w:bookmarkEnd w:id="335"/>
      <w:bookmarkEnd w:id="336"/>
    </w:p>
    <w:tbl>
      <w:tblPr>
        <w:tblStyle w:val="TableGrid"/>
        <w:tblW w:w="0" w:type="auto"/>
        <w:jc w:val="center"/>
        <w:tblLook w:val="04A0" w:firstRow="1" w:lastRow="0" w:firstColumn="1" w:lastColumn="0" w:noHBand="0" w:noVBand="1"/>
      </w:tblPr>
      <w:tblGrid>
        <w:gridCol w:w="2553"/>
        <w:gridCol w:w="2555"/>
        <w:gridCol w:w="2553"/>
        <w:gridCol w:w="2553"/>
      </w:tblGrid>
      <w:tr w:rsidR="00DA0C49" w14:paraId="5AC0EB31" w14:textId="77777777">
        <w:trPr>
          <w:cantSplit/>
          <w:tblHeader/>
          <w:jc w:val="center"/>
        </w:trPr>
        <w:tc>
          <w:tcPr>
            <w:tcW w:w="2556" w:type="dxa"/>
            <w:shd w:val="clear" w:color="auto" w:fill="17365D"/>
            <w:tcMar>
              <w:top w:w="80" w:type="dxa"/>
              <w:left w:w="80" w:type="dxa"/>
              <w:bottom w:w="80" w:type="dxa"/>
              <w:right w:w="80" w:type="dxa"/>
            </w:tcMar>
            <w:vAlign w:val="center"/>
          </w:tcPr>
          <w:p w14:paraId="700A441E" w14:textId="77777777" w:rsidR="00DA0C49" w:rsidRDefault="00B10EEA">
            <w:pPr>
              <w:spacing w:after="0"/>
            </w:pPr>
            <w:r>
              <w:rPr>
                <w:b/>
                <w:color w:val="FFFFFF"/>
                <w:sz w:val="15"/>
              </w:rPr>
              <w:t>Control area</w:t>
            </w:r>
          </w:p>
        </w:tc>
        <w:tc>
          <w:tcPr>
            <w:tcW w:w="2556" w:type="dxa"/>
            <w:shd w:val="clear" w:color="auto" w:fill="17365D"/>
            <w:tcMar>
              <w:top w:w="80" w:type="dxa"/>
              <w:left w:w="80" w:type="dxa"/>
              <w:bottom w:w="80" w:type="dxa"/>
              <w:right w:w="80" w:type="dxa"/>
            </w:tcMar>
            <w:vAlign w:val="center"/>
          </w:tcPr>
          <w:p w14:paraId="54E417D3" w14:textId="77777777" w:rsidR="00DA0C49" w:rsidRDefault="00B10EEA">
            <w:pPr>
              <w:spacing w:after="0"/>
            </w:pPr>
            <w:r>
              <w:rPr>
                <w:b/>
                <w:color w:val="FFFFFF"/>
                <w:sz w:val="15"/>
              </w:rPr>
              <w:t>Minimum product capability</w:t>
            </w:r>
          </w:p>
        </w:tc>
        <w:tc>
          <w:tcPr>
            <w:tcW w:w="2556" w:type="dxa"/>
            <w:shd w:val="clear" w:color="auto" w:fill="17365D"/>
            <w:tcMar>
              <w:top w:w="80" w:type="dxa"/>
              <w:left w:w="80" w:type="dxa"/>
              <w:bottom w:w="80" w:type="dxa"/>
              <w:right w:w="80" w:type="dxa"/>
            </w:tcMar>
            <w:vAlign w:val="center"/>
          </w:tcPr>
          <w:p w14:paraId="4D72ED44" w14:textId="77777777" w:rsidR="00DA0C49" w:rsidRDefault="00B10EEA">
            <w:pPr>
              <w:spacing w:after="0"/>
            </w:pPr>
            <w:r>
              <w:rPr>
                <w:b/>
                <w:color w:val="FFFFFF"/>
                <w:sz w:val="15"/>
              </w:rPr>
              <w:t>Evidence / logging</w:t>
            </w:r>
          </w:p>
        </w:tc>
        <w:tc>
          <w:tcPr>
            <w:tcW w:w="2556" w:type="dxa"/>
            <w:shd w:val="clear" w:color="auto" w:fill="17365D"/>
            <w:tcMar>
              <w:top w:w="80" w:type="dxa"/>
              <w:left w:w="80" w:type="dxa"/>
              <w:bottom w:w="80" w:type="dxa"/>
              <w:right w:w="80" w:type="dxa"/>
            </w:tcMar>
            <w:vAlign w:val="center"/>
          </w:tcPr>
          <w:p w14:paraId="4D052DF5" w14:textId="77777777" w:rsidR="00DA0C49" w:rsidRDefault="00B10EEA">
            <w:pPr>
              <w:spacing w:after="0"/>
            </w:pPr>
            <w:r>
              <w:rPr>
                <w:b/>
                <w:color w:val="FFFFFF"/>
                <w:sz w:val="15"/>
              </w:rPr>
              <w:t>Owner</w:t>
            </w:r>
          </w:p>
        </w:tc>
      </w:tr>
      <w:tr w:rsidR="00DA0C49" w14:paraId="6DB5861A" w14:textId="77777777">
        <w:trPr>
          <w:cantSplit/>
          <w:jc w:val="center"/>
        </w:trPr>
        <w:tc>
          <w:tcPr>
            <w:tcW w:w="2556" w:type="dxa"/>
            <w:tcMar>
              <w:top w:w="80" w:type="dxa"/>
              <w:left w:w="80" w:type="dxa"/>
              <w:bottom w:w="80" w:type="dxa"/>
              <w:right w:w="80" w:type="dxa"/>
            </w:tcMar>
            <w:vAlign w:val="center"/>
          </w:tcPr>
          <w:p w14:paraId="360B92D0" w14:textId="77777777" w:rsidR="00DA0C49" w:rsidRDefault="00B10EEA">
            <w:pPr>
              <w:spacing w:after="0"/>
            </w:pPr>
            <w:r>
              <w:rPr>
                <w:sz w:val="15"/>
              </w:rPr>
              <w:t>PHI protection</w:t>
            </w:r>
          </w:p>
        </w:tc>
        <w:tc>
          <w:tcPr>
            <w:tcW w:w="2556" w:type="dxa"/>
            <w:tcMar>
              <w:top w:w="80" w:type="dxa"/>
              <w:left w:w="80" w:type="dxa"/>
              <w:bottom w:w="80" w:type="dxa"/>
              <w:right w:w="80" w:type="dxa"/>
            </w:tcMar>
            <w:vAlign w:val="center"/>
          </w:tcPr>
          <w:p w14:paraId="750C117F" w14:textId="77777777" w:rsidR="00DA0C49" w:rsidRDefault="00B10EEA">
            <w:pPr>
              <w:spacing w:after="0"/>
            </w:pPr>
            <w:r>
              <w:rPr>
                <w:sz w:val="15"/>
              </w:rPr>
              <w:t>Encryption at rest/in transit, least privilege, tenant isolation, secrets management, masking/minimization</w:t>
            </w:r>
          </w:p>
        </w:tc>
        <w:tc>
          <w:tcPr>
            <w:tcW w:w="2556" w:type="dxa"/>
            <w:tcMar>
              <w:top w:w="80" w:type="dxa"/>
              <w:left w:w="80" w:type="dxa"/>
              <w:bottom w:w="80" w:type="dxa"/>
              <w:right w:w="80" w:type="dxa"/>
            </w:tcMar>
            <w:vAlign w:val="center"/>
          </w:tcPr>
          <w:p w14:paraId="6B083077" w14:textId="77777777" w:rsidR="00DA0C49" w:rsidRDefault="00B10EEA">
            <w:pPr>
              <w:spacing w:after="0"/>
            </w:pPr>
            <w:r>
              <w:rPr>
                <w:sz w:val="15"/>
              </w:rPr>
              <w:t>Access logs, key/secret rotation, configuration evidence</w:t>
            </w:r>
          </w:p>
        </w:tc>
        <w:tc>
          <w:tcPr>
            <w:tcW w:w="2556" w:type="dxa"/>
            <w:tcMar>
              <w:top w:w="80" w:type="dxa"/>
              <w:left w:w="80" w:type="dxa"/>
              <w:bottom w:w="80" w:type="dxa"/>
              <w:right w:w="80" w:type="dxa"/>
            </w:tcMar>
            <w:vAlign w:val="center"/>
          </w:tcPr>
          <w:p w14:paraId="343844D6" w14:textId="77777777" w:rsidR="00DA0C49" w:rsidRDefault="00B10EEA">
            <w:pPr>
              <w:spacing w:after="0"/>
            </w:pPr>
            <w:r>
              <w:rPr>
                <w:sz w:val="15"/>
              </w:rPr>
              <w:t>Security</w:t>
            </w:r>
          </w:p>
        </w:tc>
      </w:tr>
      <w:tr w:rsidR="00DA0C49" w14:paraId="7ABFE229" w14:textId="77777777">
        <w:trPr>
          <w:cantSplit/>
          <w:jc w:val="center"/>
        </w:trPr>
        <w:tc>
          <w:tcPr>
            <w:tcW w:w="2556" w:type="dxa"/>
            <w:shd w:val="clear" w:color="auto" w:fill="F3F6F9"/>
            <w:tcMar>
              <w:top w:w="80" w:type="dxa"/>
              <w:left w:w="80" w:type="dxa"/>
              <w:bottom w:w="80" w:type="dxa"/>
              <w:right w:w="80" w:type="dxa"/>
            </w:tcMar>
            <w:vAlign w:val="center"/>
          </w:tcPr>
          <w:p w14:paraId="67E694C5" w14:textId="77777777" w:rsidR="00DA0C49" w:rsidRDefault="00B10EEA">
            <w:pPr>
              <w:spacing w:after="0"/>
            </w:pPr>
            <w:r>
              <w:rPr>
                <w:sz w:val="15"/>
              </w:rPr>
              <w:t>Identity &amp; access</w:t>
            </w:r>
          </w:p>
        </w:tc>
        <w:tc>
          <w:tcPr>
            <w:tcW w:w="2556" w:type="dxa"/>
            <w:shd w:val="clear" w:color="auto" w:fill="F3F6F9"/>
            <w:tcMar>
              <w:top w:w="80" w:type="dxa"/>
              <w:left w:w="80" w:type="dxa"/>
              <w:bottom w:w="80" w:type="dxa"/>
              <w:right w:w="80" w:type="dxa"/>
            </w:tcMar>
            <w:vAlign w:val="center"/>
          </w:tcPr>
          <w:p w14:paraId="13E63731" w14:textId="77777777" w:rsidR="00DA0C49" w:rsidRDefault="00B10EEA">
            <w:pPr>
              <w:spacing w:after="0"/>
            </w:pPr>
            <w:r>
              <w:rPr>
                <w:sz w:val="15"/>
              </w:rPr>
              <w:t>SSO/MFA, RBAC, named workflow owners, service-account governance</w:t>
            </w:r>
          </w:p>
        </w:tc>
        <w:tc>
          <w:tcPr>
            <w:tcW w:w="2556" w:type="dxa"/>
            <w:shd w:val="clear" w:color="auto" w:fill="F3F6F9"/>
            <w:tcMar>
              <w:top w:w="80" w:type="dxa"/>
              <w:left w:w="80" w:type="dxa"/>
              <w:bottom w:w="80" w:type="dxa"/>
              <w:right w:w="80" w:type="dxa"/>
            </w:tcMar>
            <w:vAlign w:val="center"/>
          </w:tcPr>
          <w:p w14:paraId="01DFFC51" w14:textId="77777777" w:rsidR="00DA0C49" w:rsidRDefault="00B10EEA">
            <w:pPr>
              <w:spacing w:after="0"/>
            </w:pPr>
            <w:r>
              <w:rPr>
                <w:sz w:val="15"/>
              </w:rPr>
              <w:t>Authentication, privilege and approval logs</w:t>
            </w:r>
          </w:p>
        </w:tc>
        <w:tc>
          <w:tcPr>
            <w:tcW w:w="2556" w:type="dxa"/>
            <w:shd w:val="clear" w:color="auto" w:fill="F3F6F9"/>
            <w:tcMar>
              <w:top w:w="80" w:type="dxa"/>
              <w:left w:w="80" w:type="dxa"/>
              <w:bottom w:w="80" w:type="dxa"/>
              <w:right w:w="80" w:type="dxa"/>
            </w:tcMar>
            <w:vAlign w:val="center"/>
          </w:tcPr>
          <w:p w14:paraId="08DF54AB" w14:textId="77777777" w:rsidR="00DA0C49" w:rsidRDefault="00B10EEA">
            <w:pPr>
              <w:spacing w:after="0"/>
            </w:pPr>
            <w:r>
              <w:rPr>
                <w:sz w:val="15"/>
              </w:rPr>
              <w:t>Security / Admin</w:t>
            </w:r>
          </w:p>
        </w:tc>
      </w:tr>
      <w:tr w:rsidR="00DA0C49" w14:paraId="4E0BB0F7" w14:textId="77777777">
        <w:trPr>
          <w:cantSplit/>
          <w:jc w:val="center"/>
        </w:trPr>
        <w:tc>
          <w:tcPr>
            <w:tcW w:w="2556" w:type="dxa"/>
            <w:tcMar>
              <w:top w:w="80" w:type="dxa"/>
              <w:left w:w="80" w:type="dxa"/>
              <w:bottom w:w="80" w:type="dxa"/>
              <w:right w:w="80" w:type="dxa"/>
            </w:tcMar>
            <w:vAlign w:val="center"/>
          </w:tcPr>
          <w:p w14:paraId="2E543F04" w14:textId="77777777" w:rsidR="00DA0C49" w:rsidRDefault="00B10EEA">
            <w:pPr>
              <w:spacing w:after="0"/>
            </w:pPr>
            <w:r>
              <w:rPr>
                <w:sz w:val="15"/>
              </w:rPr>
              <w:t>AI governance</w:t>
            </w:r>
          </w:p>
        </w:tc>
        <w:tc>
          <w:tcPr>
            <w:tcW w:w="2556" w:type="dxa"/>
            <w:tcMar>
              <w:top w:w="80" w:type="dxa"/>
              <w:left w:w="80" w:type="dxa"/>
              <w:bottom w:w="80" w:type="dxa"/>
              <w:right w:w="80" w:type="dxa"/>
            </w:tcMar>
            <w:vAlign w:val="center"/>
          </w:tcPr>
          <w:p w14:paraId="71023805" w14:textId="77777777" w:rsidR="00DA0C49" w:rsidRDefault="00B10EEA">
            <w:pPr>
              <w:spacing w:after="0"/>
            </w:pPr>
            <w:r>
              <w:rPr>
                <w:sz w:val="15"/>
              </w:rPr>
              <w:t>Approved models, no unapproved training/retention, prompt/model versioning, use-case registry, evaluation thresholds</w:t>
            </w:r>
          </w:p>
        </w:tc>
        <w:tc>
          <w:tcPr>
            <w:tcW w:w="2556" w:type="dxa"/>
            <w:tcMar>
              <w:top w:w="80" w:type="dxa"/>
              <w:left w:w="80" w:type="dxa"/>
              <w:bottom w:w="80" w:type="dxa"/>
              <w:right w:w="80" w:type="dxa"/>
            </w:tcMar>
            <w:vAlign w:val="center"/>
          </w:tcPr>
          <w:p w14:paraId="7D2C012A" w14:textId="77777777" w:rsidR="00DA0C49" w:rsidRDefault="00B10EEA">
            <w:pPr>
              <w:spacing w:after="0"/>
            </w:pPr>
            <w:r>
              <w:rPr>
                <w:sz w:val="15"/>
              </w:rPr>
              <w:t>Model card, evaluation results, prompt/action logs</w:t>
            </w:r>
          </w:p>
        </w:tc>
        <w:tc>
          <w:tcPr>
            <w:tcW w:w="2556" w:type="dxa"/>
            <w:tcMar>
              <w:top w:w="80" w:type="dxa"/>
              <w:left w:w="80" w:type="dxa"/>
              <w:bottom w:w="80" w:type="dxa"/>
              <w:right w:w="80" w:type="dxa"/>
            </w:tcMar>
            <w:vAlign w:val="center"/>
          </w:tcPr>
          <w:p w14:paraId="1C359116" w14:textId="77777777" w:rsidR="00DA0C49" w:rsidRDefault="00B10EEA">
            <w:pPr>
              <w:spacing w:after="0"/>
            </w:pPr>
            <w:r>
              <w:rPr>
                <w:sz w:val="15"/>
              </w:rPr>
              <w:t>AI Governance</w:t>
            </w:r>
          </w:p>
        </w:tc>
      </w:tr>
      <w:tr w:rsidR="00DA0C49" w14:paraId="5A5A6E7C" w14:textId="77777777">
        <w:trPr>
          <w:cantSplit/>
          <w:jc w:val="center"/>
        </w:trPr>
        <w:tc>
          <w:tcPr>
            <w:tcW w:w="2556" w:type="dxa"/>
            <w:shd w:val="clear" w:color="auto" w:fill="F3F6F9"/>
            <w:tcMar>
              <w:top w:w="80" w:type="dxa"/>
              <w:left w:w="80" w:type="dxa"/>
              <w:bottom w:w="80" w:type="dxa"/>
              <w:right w:w="80" w:type="dxa"/>
            </w:tcMar>
            <w:vAlign w:val="center"/>
          </w:tcPr>
          <w:p w14:paraId="3190C182" w14:textId="77777777" w:rsidR="00DA0C49" w:rsidRDefault="00B10EEA">
            <w:pPr>
              <w:spacing w:after="0"/>
            </w:pPr>
            <w:r>
              <w:rPr>
                <w:sz w:val="15"/>
              </w:rPr>
              <w:t>Workflow safety</w:t>
            </w:r>
          </w:p>
        </w:tc>
        <w:tc>
          <w:tcPr>
            <w:tcW w:w="2556" w:type="dxa"/>
            <w:shd w:val="clear" w:color="auto" w:fill="F3F6F9"/>
            <w:tcMar>
              <w:top w:w="80" w:type="dxa"/>
              <w:left w:w="80" w:type="dxa"/>
              <w:bottom w:w="80" w:type="dxa"/>
              <w:right w:w="80" w:type="dxa"/>
            </w:tcMar>
            <w:vAlign w:val="center"/>
          </w:tcPr>
          <w:p w14:paraId="195C6089" w14:textId="77777777" w:rsidR="00DA0C49" w:rsidRDefault="00B10EEA">
            <w:pPr>
              <w:spacing w:after="0"/>
            </w:pPr>
            <w:r>
              <w:rPr>
                <w:sz w:val="15"/>
              </w:rPr>
              <w:t>Shadow mode, confidence thresholds, action limits, rollback, pause switch, exception queue</w:t>
            </w:r>
          </w:p>
        </w:tc>
        <w:tc>
          <w:tcPr>
            <w:tcW w:w="2556" w:type="dxa"/>
            <w:shd w:val="clear" w:color="auto" w:fill="F3F6F9"/>
            <w:tcMar>
              <w:top w:w="80" w:type="dxa"/>
              <w:left w:w="80" w:type="dxa"/>
              <w:bottom w:w="80" w:type="dxa"/>
              <w:right w:w="80" w:type="dxa"/>
            </w:tcMar>
            <w:vAlign w:val="center"/>
          </w:tcPr>
          <w:p w14:paraId="07F0261D" w14:textId="77777777" w:rsidR="00DA0C49" w:rsidRDefault="00B10EEA">
            <w:pPr>
              <w:spacing w:after="0"/>
            </w:pPr>
            <w:r>
              <w:rPr>
                <w:sz w:val="15"/>
              </w:rPr>
              <w:t>Run history, approvals, before/after values</w:t>
            </w:r>
          </w:p>
        </w:tc>
        <w:tc>
          <w:tcPr>
            <w:tcW w:w="2556" w:type="dxa"/>
            <w:shd w:val="clear" w:color="auto" w:fill="F3F6F9"/>
            <w:tcMar>
              <w:top w:w="80" w:type="dxa"/>
              <w:left w:w="80" w:type="dxa"/>
              <w:bottom w:w="80" w:type="dxa"/>
              <w:right w:w="80" w:type="dxa"/>
            </w:tcMar>
            <w:vAlign w:val="center"/>
          </w:tcPr>
          <w:p w14:paraId="22F2DECF" w14:textId="77777777" w:rsidR="00DA0C49" w:rsidRDefault="00B10EEA">
            <w:pPr>
              <w:spacing w:after="0"/>
            </w:pPr>
            <w:r>
              <w:rPr>
                <w:sz w:val="15"/>
              </w:rPr>
              <w:t>Product / Ops</w:t>
            </w:r>
          </w:p>
        </w:tc>
      </w:tr>
      <w:tr w:rsidR="00DA0C49" w14:paraId="536BCC6C" w14:textId="77777777">
        <w:trPr>
          <w:cantSplit/>
          <w:jc w:val="center"/>
        </w:trPr>
        <w:tc>
          <w:tcPr>
            <w:tcW w:w="2556" w:type="dxa"/>
            <w:tcMar>
              <w:top w:w="80" w:type="dxa"/>
              <w:left w:w="80" w:type="dxa"/>
              <w:bottom w:w="80" w:type="dxa"/>
              <w:right w:w="80" w:type="dxa"/>
            </w:tcMar>
            <w:vAlign w:val="center"/>
          </w:tcPr>
          <w:p w14:paraId="5A4D693B" w14:textId="77777777" w:rsidR="00DA0C49" w:rsidRDefault="00B10EEA">
            <w:pPr>
              <w:spacing w:after="0"/>
            </w:pPr>
            <w:r>
              <w:rPr>
                <w:sz w:val="15"/>
              </w:rPr>
              <w:t>Auditability</w:t>
            </w:r>
          </w:p>
        </w:tc>
        <w:tc>
          <w:tcPr>
            <w:tcW w:w="2556" w:type="dxa"/>
            <w:tcMar>
              <w:top w:w="80" w:type="dxa"/>
              <w:left w:w="80" w:type="dxa"/>
              <w:bottom w:w="80" w:type="dxa"/>
              <w:right w:w="80" w:type="dxa"/>
            </w:tcMar>
            <w:vAlign w:val="center"/>
          </w:tcPr>
          <w:p w14:paraId="66CAE2A2" w14:textId="77777777" w:rsidR="00DA0C49" w:rsidRDefault="00B10EEA">
            <w:pPr>
              <w:spacing w:after="0"/>
            </w:pPr>
            <w:r>
              <w:rPr>
                <w:sz w:val="15"/>
              </w:rPr>
              <w:t>Immutable event/action trail linked to encounter/claim/payment and human approver</w:t>
            </w:r>
          </w:p>
        </w:tc>
        <w:tc>
          <w:tcPr>
            <w:tcW w:w="2556" w:type="dxa"/>
            <w:tcMar>
              <w:top w:w="80" w:type="dxa"/>
              <w:left w:w="80" w:type="dxa"/>
              <w:bottom w:w="80" w:type="dxa"/>
              <w:right w:w="80" w:type="dxa"/>
            </w:tcMar>
            <w:vAlign w:val="center"/>
          </w:tcPr>
          <w:p w14:paraId="106557C4" w14:textId="77777777" w:rsidR="00DA0C49" w:rsidRDefault="00B10EEA">
            <w:pPr>
              <w:spacing w:after="0"/>
            </w:pPr>
            <w:r>
              <w:rPr>
                <w:sz w:val="15"/>
              </w:rPr>
              <w:t>Exportable audit package</w:t>
            </w:r>
          </w:p>
        </w:tc>
        <w:tc>
          <w:tcPr>
            <w:tcW w:w="2556" w:type="dxa"/>
            <w:tcMar>
              <w:top w:w="80" w:type="dxa"/>
              <w:left w:w="80" w:type="dxa"/>
              <w:bottom w:w="80" w:type="dxa"/>
              <w:right w:w="80" w:type="dxa"/>
            </w:tcMar>
            <w:vAlign w:val="center"/>
          </w:tcPr>
          <w:p w14:paraId="1AE4B7CC" w14:textId="77777777" w:rsidR="00DA0C49" w:rsidRDefault="00B10EEA">
            <w:pPr>
              <w:spacing w:after="0"/>
            </w:pPr>
            <w:r>
              <w:rPr>
                <w:sz w:val="15"/>
              </w:rPr>
              <w:t>Compliance</w:t>
            </w:r>
          </w:p>
        </w:tc>
      </w:tr>
      <w:tr w:rsidR="00DA0C49" w14:paraId="649CB32A" w14:textId="77777777">
        <w:trPr>
          <w:cantSplit/>
          <w:jc w:val="center"/>
        </w:trPr>
        <w:tc>
          <w:tcPr>
            <w:tcW w:w="2556" w:type="dxa"/>
            <w:shd w:val="clear" w:color="auto" w:fill="F3F6F9"/>
            <w:tcMar>
              <w:top w:w="80" w:type="dxa"/>
              <w:left w:w="80" w:type="dxa"/>
              <w:bottom w:w="80" w:type="dxa"/>
              <w:right w:w="80" w:type="dxa"/>
            </w:tcMar>
            <w:vAlign w:val="center"/>
          </w:tcPr>
          <w:p w14:paraId="698E37BA" w14:textId="77777777" w:rsidR="00DA0C49" w:rsidRDefault="00B10EEA">
            <w:pPr>
              <w:spacing w:after="0"/>
            </w:pPr>
            <w:r>
              <w:rPr>
                <w:sz w:val="15"/>
              </w:rPr>
              <w:t>Business continuity</w:t>
            </w:r>
          </w:p>
        </w:tc>
        <w:tc>
          <w:tcPr>
            <w:tcW w:w="2556" w:type="dxa"/>
            <w:shd w:val="clear" w:color="auto" w:fill="F3F6F9"/>
            <w:tcMar>
              <w:top w:w="80" w:type="dxa"/>
              <w:left w:w="80" w:type="dxa"/>
              <w:bottom w:w="80" w:type="dxa"/>
              <w:right w:w="80" w:type="dxa"/>
            </w:tcMar>
            <w:vAlign w:val="center"/>
          </w:tcPr>
          <w:p w14:paraId="0FFCDB60" w14:textId="77777777" w:rsidR="00DA0C49" w:rsidRDefault="00B10EEA">
            <w:pPr>
              <w:spacing w:after="0"/>
            </w:pPr>
            <w:r>
              <w:rPr>
                <w:sz w:val="15"/>
              </w:rPr>
              <w:t>Queue durability, retry/idempotency, monitoring, RTO/RPO, incident response</w:t>
            </w:r>
          </w:p>
        </w:tc>
        <w:tc>
          <w:tcPr>
            <w:tcW w:w="2556" w:type="dxa"/>
            <w:shd w:val="clear" w:color="auto" w:fill="F3F6F9"/>
            <w:tcMar>
              <w:top w:w="80" w:type="dxa"/>
              <w:left w:w="80" w:type="dxa"/>
              <w:bottom w:w="80" w:type="dxa"/>
              <w:right w:w="80" w:type="dxa"/>
            </w:tcMar>
            <w:vAlign w:val="center"/>
          </w:tcPr>
          <w:p w14:paraId="7278AE90" w14:textId="77777777" w:rsidR="00DA0C49" w:rsidRDefault="00B10EEA">
            <w:pPr>
              <w:spacing w:after="0"/>
            </w:pPr>
            <w:r>
              <w:rPr>
                <w:sz w:val="15"/>
              </w:rPr>
              <w:t>Runbooks, alerts, incident records</w:t>
            </w:r>
          </w:p>
        </w:tc>
        <w:tc>
          <w:tcPr>
            <w:tcW w:w="2556" w:type="dxa"/>
            <w:shd w:val="clear" w:color="auto" w:fill="F3F6F9"/>
            <w:tcMar>
              <w:top w:w="80" w:type="dxa"/>
              <w:left w:w="80" w:type="dxa"/>
              <w:bottom w:w="80" w:type="dxa"/>
              <w:right w:w="80" w:type="dxa"/>
            </w:tcMar>
            <w:vAlign w:val="center"/>
          </w:tcPr>
          <w:p w14:paraId="1ACDCF76" w14:textId="77777777" w:rsidR="00DA0C49" w:rsidRDefault="00B10EEA">
            <w:pPr>
              <w:spacing w:after="0"/>
            </w:pPr>
            <w:r>
              <w:rPr>
                <w:sz w:val="15"/>
              </w:rPr>
              <w:t>Engineering / Security</w:t>
            </w:r>
          </w:p>
        </w:tc>
      </w:tr>
      <w:tr w:rsidR="00DA0C49" w14:paraId="68CADC4F" w14:textId="77777777">
        <w:trPr>
          <w:cantSplit/>
          <w:jc w:val="center"/>
        </w:trPr>
        <w:tc>
          <w:tcPr>
            <w:tcW w:w="2556" w:type="dxa"/>
            <w:tcMar>
              <w:top w:w="80" w:type="dxa"/>
              <w:left w:w="80" w:type="dxa"/>
              <w:bottom w:w="80" w:type="dxa"/>
              <w:right w:w="80" w:type="dxa"/>
            </w:tcMar>
            <w:vAlign w:val="center"/>
          </w:tcPr>
          <w:p w14:paraId="6A922F2B" w14:textId="77777777" w:rsidR="00DA0C49" w:rsidRDefault="00B10EEA">
            <w:pPr>
              <w:spacing w:after="0"/>
            </w:pPr>
            <w:r>
              <w:rPr>
                <w:sz w:val="15"/>
              </w:rPr>
              <w:t>Compliance operations</w:t>
            </w:r>
          </w:p>
        </w:tc>
        <w:tc>
          <w:tcPr>
            <w:tcW w:w="2556" w:type="dxa"/>
            <w:tcMar>
              <w:top w:w="80" w:type="dxa"/>
              <w:left w:w="80" w:type="dxa"/>
              <w:bottom w:w="80" w:type="dxa"/>
              <w:right w:w="80" w:type="dxa"/>
            </w:tcMar>
            <w:vAlign w:val="center"/>
          </w:tcPr>
          <w:p w14:paraId="05286775" w14:textId="77777777" w:rsidR="00DA0C49" w:rsidRDefault="00B10EEA">
            <w:pPr>
              <w:spacing w:after="0"/>
            </w:pPr>
            <w:r>
              <w:rPr>
                <w:sz w:val="15"/>
              </w:rPr>
              <w:t>BAA, minimum necessary, retention policy, vendor/subprocessor review, client-specific configuration</w:t>
            </w:r>
          </w:p>
        </w:tc>
        <w:tc>
          <w:tcPr>
            <w:tcW w:w="2556" w:type="dxa"/>
            <w:tcMar>
              <w:top w:w="80" w:type="dxa"/>
              <w:left w:w="80" w:type="dxa"/>
              <w:bottom w:w="80" w:type="dxa"/>
              <w:right w:w="80" w:type="dxa"/>
            </w:tcMar>
            <w:vAlign w:val="center"/>
          </w:tcPr>
          <w:p w14:paraId="7A159704" w14:textId="77777777" w:rsidR="00DA0C49" w:rsidRDefault="00B10EEA">
            <w:pPr>
              <w:spacing w:after="0"/>
            </w:pPr>
            <w:r>
              <w:rPr>
                <w:sz w:val="15"/>
              </w:rPr>
              <w:t>Contract and governance records</w:t>
            </w:r>
          </w:p>
        </w:tc>
        <w:tc>
          <w:tcPr>
            <w:tcW w:w="2556" w:type="dxa"/>
            <w:tcMar>
              <w:top w:w="80" w:type="dxa"/>
              <w:left w:w="80" w:type="dxa"/>
              <w:bottom w:w="80" w:type="dxa"/>
              <w:right w:w="80" w:type="dxa"/>
            </w:tcMar>
            <w:vAlign w:val="center"/>
          </w:tcPr>
          <w:p w14:paraId="294F7867" w14:textId="77777777" w:rsidR="00DA0C49" w:rsidRDefault="00B10EEA">
            <w:pPr>
              <w:spacing w:after="0"/>
            </w:pPr>
            <w:r>
              <w:rPr>
                <w:sz w:val="15"/>
              </w:rPr>
              <w:t>Legal / Compliance</w:t>
            </w:r>
          </w:p>
        </w:tc>
      </w:tr>
      <w:tr w:rsidR="008B20BB" w14:paraId="1119B749" w14:textId="77777777">
        <w:trPr>
          <w:cantSplit/>
          <w:jc w:val="center"/>
          <w:ins w:id="337" w:author="Claude" w:date="2026-10-02T09:00:00Z"/>
        </w:trPr>
        <w:tc>
          <w:tcPr>
            <w:tcW w:w="2556" w:type="dxa"/>
            <w:tcMar>
              <w:top w:w="80" w:type="dxa"/>
              <w:left w:w="80" w:type="dxa"/>
              <w:bottom w:w="80" w:type="dxa"/>
              <w:right w:w="80" w:type="dxa"/>
            </w:tcMar>
            <w:vAlign w:val="center"/>
          </w:tcPr>
          <w:p w14:paraId="4972BB2F" w14:textId="77777777" w:rsidR="008B20BB" w:rsidRDefault="00000000">
            <w:pPr>
              <w:spacing w:after="0"/>
              <w:rPr>
                <w:ins w:id="338" w:author="Claude" w:date="2026-10-02T09:00:00Z"/>
              </w:rPr>
            </w:pPr>
            <w:ins w:id="339" w:author="Claude" w:date="2026-10-02T09:00:00Z">
              <w:r>
                <w:rPr>
                  <w:sz w:val="15"/>
                </w:rPr>
                <w:t>Assurance &amp; certification</w:t>
              </w:r>
            </w:ins>
          </w:p>
        </w:tc>
        <w:tc>
          <w:tcPr>
            <w:tcW w:w="2556" w:type="dxa"/>
            <w:tcMar>
              <w:top w:w="80" w:type="dxa"/>
              <w:left w:w="80" w:type="dxa"/>
              <w:bottom w:w="80" w:type="dxa"/>
              <w:right w:w="80" w:type="dxa"/>
            </w:tcMar>
            <w:vAlign w:val="center"/>
          </w:tcPr>
          <w:p w14:paraId="5183D6E9" w14:textId="77777777" w:rsidR="008B20BB" w:rsidRDefault="00000000">
            <w:pPr>
              <w:spacing w:after="0"/>
              <w:rPr>
                <w:ins w:id="340" w:author="Claude" w:date="2026-10-02T09:00:00Z"/>
              </w:rPr>
            </w:pPr>
            <w:ins w:id="341" w:author="Claude" w:date="2026-10-02T09:00:00Z">
              <w:r>
                <w:rPr>
                  <w:sz w:val="15"/>
                </w:rPr>
                <w:t>SOC 2 readiness assessment early in the build; annual third-party penetration test; vulnerability management and change control; HITRUST assessed if client demand justifies it</w:t>
              </w:r>
            </w:ins>
          </w:p>
        </w:tc>
        <w:tc>
          <w:tcPr>
            <w:tcW w:w="2556" w:type="dxa"/>
            <w:tcMar>
              <w:top w:w="80" w:type="dxa"/>
              <w:left w:w="80" w:type="dxa"/>
              <w:bottom w:w="80" w:type="dxa"/>
              <w:right w:w="80" w:type="dxa"/>
            </w:tcMar>
            <w:vAlign w:val="center"/>
          </w:tcPr>
          <w:p w14:paraId="49D88482" w14:textId="77777777" w:rsidR="008B20BB" w:rsidRDefault="00000000">
            <w:pPr>
              <w:spacing w:after="0"/>
              <w:rPr>
                <w:ins w:id="342" w:author="Claude" w:date="2026-10-02T09:00:00Z"/>
              </w:rPr>
            </w:pPr>
            <w:ins w:id="343" w:author="Claude" w:date="2026-10-02T09:00:00Z">
              <w:r>
                <w:rPr>
                  <w:sz w:val="15"/>
                </w:rPr>
                <w:t>SOC 2 Type I then Type II reports on a timeline set by the Security lead against client requirements; pen-test report and remediation log</w:t>
              </w:r>
            </w:ins>
          </w:p>
        </w:tc>
        <w:tc>
          <w:tcPr>
            <w:tcW w:w="2556" w:type="dxa"/>
            <w:tcMar>
              <w:top w:w="80" w:type="dxa"/>
              <w:left w:w="80" w:type="dxa"/>
              <w:bottom w:w="80" w:type="dxa"/>
              <w:right w:w="80" w:type="dxa"/>
            </w:tcMar>
            <w:vAlign w:val="center"/>
          </w:tcPr>
          <w:p w14:paraId="12603D3B" w14:textId="77777777" w:rsidR="008B20BB" w:rsidRDefault="00000000">
            <w:pPr>
              <w:spacing w:after="0"/>
              <w:rPr>
                <w:ins w:id="344" w:author="Claude" w:date="2026-10-02T09:00:00Z"/>
              </w:rPr>
            </w:pPr>
            <w:ins w:id="345" w:author="Claude" w:date="2026-10-02T09:00:00Z">
              <w:r>
                <w:rPr>
                  <w:sz w:val="15"/>
                </w:rPr>
                <w:t>Security</w:t>
              </w:r>
            </w:ins>
          </w:p>
        </w:tc>
      </w:tr>
      <w:tr w:rsidR="008B20BB" w14:paraId="3D9E6281" w14:textId="77777777">
        <w:trPr>
          <w:cantSplit/>
          <w:jc w:val="center"/>
          <w:ins w:id="346" w:author="Claude" w:date="2026-10-02T09:00:00Z"/>
        </w:trPr>
        <w:tc>
          <w:tcPr>
            <w:tcW w:w="2556" w:type="dxa"/>
            <w:tcMar>
              <w:top w:w="80" w:type="dxa"/>
              <w:left w:w="80" w:type="dxa"/>
              <w:bottom w:w="80" w:type="dxa"/>
              <w:right w:w="80" w:type="dxa"/>
            </w:tcMar>
            <w:vAlign w:val="center"/>
          </w:tcPr>
          <w:p w14:paraId="22991D80" w14:textId="77777777" w:rsidR="008B20BB" w:rsidRDefault="00000000">
            <w:pPr>
              <w:spacing w:after="0"/>
              <w:rPr>
                <w:ins w:id="347" w:author="Claude" w:date="2026-10-02T09:00:00Z"/>
              </w:rPr>
            </w:pPr>
            <w:ins w:id="348" w:author="Claude" w:date="2026-10-02T09:00:00Z">
              <w:r>
                <w:rPr>
                  <w:sz w:val="15"/>
                </w:rPr>
                <w:t>Data-use rights</w:t>
              </w:r>
            </w:ins>
          </w:p>
        </w:tc>
        <w:tc>
          <w:tcPr>
            <w:tcW w:w="2556" w:type="dxa"/>
            <w:tcMar>
              <w:top w:w="80" w:type="dxa"/>
              <w:left w:w="80" w:type="dxa"/>
              <w:bottom w:w="80" w:type="dxa"/>
              <w:right w:w="80" w:type="dxa"/>
            </w:tcMar>
            <w:vAlign w:val="center"/>
          </w:tcPr>
          <w:p w14:paraId="670D70E5" w14:textId="77777777" w:rsidR="008B20BB" w:rsidRDefault="00000000">
            <w:pPr>
              <w:spacing w:after="0"/>
              <w:rPr>
                <w:ins w:id="349" w:author="Claude" w:date="2026-10-02T09:00:00Z"/>
              </w:rPr>
            </w:pPr>
            <w:ins w:id="350" w:author="Claude" w:date="2026-10-02T09:00:00Z">
              <w:r>
                <w:rPr>
                  <w:sz w:val="15"/>
                </w:rPr>
                <w:t>Contractual (BAA/MSA) rights to use client data for service delivery and de-identified data for model improvement and cross-client payer intelligence; documented de-identification method</w:t>
              </w:r>
            </w:ins>
          </w:p>
        </w:tc>
        <w:tc>
          <w:tcPr>
            <w:tcW w:w="2556" w:type="dxa"/>
            <w:tcMar>
              <w:top w:w="80" w:type="dxa"/>
              <w:left w:w="80" w:type="dxa"/>
              <w:bottom w:w="80" w:type="dxa"/>
              <w:right w:w="80" w:type="dxa"/>
            </w:tcMar>
            <w:vAlign w:val="center"/>
          </w:tcPr>
          <w:p w14:paraId="09B0E047" w14:textId="77777777" w:rsidR="008B20BB" w:rsidRDefault="00000000">
            <w:pPr>
              <w:spacing w:after="0"/>
              <w:rPr>
                <w:ins w:id="351" w:author="Claude" w:date="2026-10-02T09:00:00Z"/>
              </w:rPr>
            </w:pPr>
            <w:ins w:id="352" w:author="Claude" w:date="2026-10-02T09:00:00Z">
              <w:r>
                <w:rPr>
                  <w:sz w:val="15"/>
                </w:rPr>
                <w:t>Executed contract language; de-identification determination records</w:t>
              </w:r>
            </w:ins>
          </w:p>
        </w:tc>
        <w:tc>
          <w:tcPr>
            <w:tcW w:w="2556" w:type="dxa"/>
            <w:tcMar>
              <w:top w:w="80" w:type="dxa"/>
              <w:left w:w="80" w:type="dxa"/>
              <w:bottom w:w="80" w:type="dxa"/>
              <w:right w:w="80" w:type="dxa"/>
            </w:tcMar>
            <w:vAlign w:val="center"/>
          </w:tcPr>
          <w:p w14:paraId="6198CA86" w14:textId="77777777" w:rsidR="008B20BB" w:rsidRDefault="00000000">
            <w:pPr>
              <w:spacing w:after="0"/>
              <w:rPr>
                <w:ins w:id="353" w:author="Claude" w:date="2026-10-02T09:00:00Z"/>
              </w:rPr>
            </w:pPr>
            <w:ins w:id="354" w:author="Claude" w:date="2026-10-02T09:00:00Z">
              <w:r>
                <w:rPr>
                  <w:sz w:val="15"/>
                </w:rPr>
                <w:t>Legal / Compliance</w:t>
              </w:r>
            </w:ins>
          </w:p>
        </w:tc>
      </w:tr>
      <w:tr w:rsidR="008B20BB" w14:paraId="0D7ACCDA" w14:textId="77777777">
        <w:trPr>
          <w:cantSplit/>
          <w:jc w:val="center"/>
          <w:ins w:id="355" w:author="Claude" w:date="2026-10-02T09:00:00Z"/>
        </w:trPr>
        <w:tc>
          <w:tcPr>
            <w:tcW w:w="2556" w:type="dxa"/>
            <w:tcMar>
              <w:top w:w="80" w:type="dxa"/>
              <w:left w:w="80" w:type="dxa"/>
              <w:bottom w:w="80" w:type="dxa"/>
              <w:right w:w="80" w:type="dxa"/>
            </w:tcMar>
            <w:vAlign w:val="center"/>
          </w:tcPr>
          <w:p w14:paraId="0035B0F4" w14:textId="77777777" w:rsidR="008B20BB" w:rsidRDefault="00000000">
            <w:pPr>
              <w:spacing w:after="0"/>
              <w:rPr>
                <w:ins w:id="356" w:author="Claude" w:date="2026-10-02T09:00:00Z"/>
              </w:rPr>
            </w:pPr>
            <w:ins w:id="357" w:author="Claude" w:date="2026-10-02T09:00:00Z">
              <w:r>
                <w:rPr>
                  <w:sz w:val="15"/>
                </w:rPr>
                <w:t>Regulatory watch</w:t>
              </w:r>
            </w:ins>
          </w:p>
        </w:tc>
        <w:tc>
          <w:tcPr>
            <w:tcW w:w="2556" w:type="dxa"/>
            <w:tcMar>
              <w:top w:w="80" w:type="dxa"/>
              <w:left w:w="80" w:type="dxa"/>
              <w:bottom w:w="80" w:type="dxa"/>
              <w:right w:w="80" w:type="dxa"/>
            </w:tcMar>
            <w:vAlign w:val="center"/>
          </w:tcPr>
          <w:p w14:paraId="26D23C10" w14:textId="77777777" w:rsidR="008B20BB" w:rsidRDefault="00000000">
            <w:pPr>
              <w:spacing w:after="0"/>
              <w:rPr>
                <w:ins w:id="358" w:author="Claude" w:date="2026-10-02T09:00:00Z"/>
              </w:rPr>
            </w:pPr>
            <w:ins w:id="359" w:author="Claude" w:date="2026-10-02T09:00:00Z">
              <w:r>
                <w:rPr>
                  <w:sz w:val="15"/>
                </w:rPr>
                <w:t>Map features to No Surprises Act good-faith-estimate rules (A1/A12), CMS-0057-F prior-authorization API requirements (A2), TCPA/Reg F and state collection rules (A12), 42 CFR Part 2 and state privacy / AI-in-utilization-review laws</w:t>
              </w:r>
            </w:ins>
          </w:p>
        </w:tc>
        <w:tc>
          <w:tcPr>
            <w:tcW w:w="2556" w:type="dxa"/>
            <w:tcMar>
              <w:top w:w="80" w:type="dxa"/>
              <w:left w:w="80" w:type="dxa"/>
              <w:bottom w:w="80" w:type="dxa"/>
              <w:right w:w="80" w:type="dxa"/>
            </w:tcMar>
            <w:vAlign w:val="center"/>
          </w:tcPr>
          <w:p w14:paraId="6A56E6DC" w14:textId="77777777" w:rsidR="008B20BB" w:rsidRDefault="00000000">
            <w:pPr>
              <w:spacing w:after="0"/>
              <w:rPr>
                <w:ins w:id="360" w:author="Claude" w:date="2026-10-02T09:00:00Z"/>
              </w:rPr>
            </w:pPr>
            <w:ins w:id="361" w:author="Claude" w:date="2026-10-02T09:00:00Z">
              <w:r>
                <w:rPr>
                  <w:sz w:val="15"/>
                </w:rPr>
                <w:t>Regulatory register reviewed quarterly; feature-level compliance sign-off</w:t>
              </w:r>
            </w:ins>
          </w:p>
        </w:tc>
        <w:tc>
          <w:tcPr>
            <w:tcW w:w="2556" w:type="dxa"/>
            <w:tcMar>
              <w:top w:w="80" w:type="dxa"/>
              <w:left w:w="80" w:type="dxa"/>
              <w:bottom w:w="80" w:type="dxa"/>
              <w:right w:w="80" w:type="dxa"/>
            </w:tcMar>
            <w:vAlign w:val="center"/>
          </w:tcPr>
          <w:p w14:paraId="22E3853A" w14:textId="77777777" w:rsidR="008B20BB" w:rsidRDefault="00000000">
            <w:pPr>
              <w:spacing w:after="0"/>
              <w:rPr>
                <w:ins w:id="362" w:author="Claude" w:date="2026-10-02T09:00:00Z"/>
              </w:rPr>
            </w:pPr>
            <w:ins w:id="363" w:author="Claude" w:date="2026-10-02T09:00:00Z">
              <w:r>
                <w:rPr>
                  <w:sz w:val="15"/>
                </w:rPr>
                <w:t>Legal / Compliance</w:t>
              </w:r>
            </w:ins>
          </w:p>
        </w:tc>
      </w:tr>
    </w:tbl>
    <w:p w14:paraId="3B118550" w14:textId="77777777" w:rsidR="00DA0C49" w:rsidRDefault="00B10EEA">
      <w:pPr>
        <w:pStyle w:val="Heading1"/>
      </w:pPr>
      <w:bookmarkStart w:id="364" w:name="_Toc9000012"/>
      <w:bookmarkStart w:id="365" w:name="_Toc242031666"/>
      <w:r>
        <w:t>10. Recommended MVP: prove prevention, recovery and operational leverage</w:t>
      </w:r>
      <w:bookmarkEnd w:id="364"/>
      <w:bookmarkEnd w:id="365"/>
    </w:p>
    <w:p w14:paraId="2A3417CB" w14:textId="77777777" w:rsidR="00DA0C49" w:rsidRDefault="00B10EEA">
      <w:r>
        <w:t xml:space="preserve">The first product release should avoid trying to automate the entire revenue cycle equally. It should prove three economic outcomes with a shared platform: </w:t>
      </w:r>
      <w:r>
        <w:rPr>
          <w:b/>
        </w:rPr>
        <w:t>prevent avoidable leakage, accelerate collectible cash, and recover missed revenue.</w:t>
      </w:r>
    </w:p>
    <w:tbl>
      <w:tblPr>
        <w:tblStyle w:val="TableGrid"/>
        <w:tblW w:w="0" w:type="auto"/>
        <w:jc w:val="center"/>
        <w:tblLook w:val="04A0" w:firstRow="1" w:lastRow="0" w:firstColumn="1" w:lastColumn="0" w:noHBand="0" w:noVBand="1"/>
      </w:tblPr>
      <w:tblGrid>
        <w:gridCol w:w="1701"/>
        <w:gridCol w:w="1702"/>
        <w:gridCol w:w="1702"/>
        <w:gridCol w:w="1703"/>
        <w:gridCol w:w="1704"/>
        <w:gridCol w:w="1702"/>
      </w:tblGrid>
      <w:tr w:rsidR="00DA0C49" w14:paraId="50DD81E3" w14:textId="77777777">
        <w:trPr>
          <w:cantSplit/>
          <w:tblHeader/>
          <w:jc w:val="center"/>
        </w:trPr>
        <w:tc>
          <w:tcPr>
            <w:tcW w:w="1704" w:type="dxa"/>
            <w:shd w:val="clear" w:color="auto" w:fill="17365D"/>
            <w:tcMar>
              <w:top w:w="80" w:type="dxa"/>
              <w:left w:w="80" w:type="dxa"/>
              <w:bottom w:w="80" w:type="dxa"/>
              <w:right w:w="80" w:type="dxa"/>
            </w:tcMar>
            <w:vAlign w:val="center"/>
          </w:tcPr>
          <w:p w14:paraId="2B819665" w14:textId="77777777" w:rsidR="00DA0C49" w:rsidRDefault="00B10EEA">
            <w:pPr>
              <w:spacing w:after="0"/>
            </w:pPr>
            <w:r>
              <w:rPr>
                <w:b/>
                <w:color w:val="FFFFFF"/>
                <w:sz w:val="15"/>
              </w:rPr>
              <w:t>MVP stream</w:t>
            </w:r>
          </w:p>
        </w:tc>
        <w:tc>
          <w:tcPr>
            <w:tcW w:w="1704" w:type="dxa"/>
            <w:shd w:val="clear" w:color="auto" w:fill="17365D"/>
            <w:tcMar>
              <w:top w:w="80" w:type="dxa"/>
              <w:left w:w="80" w:type="dxa"/>
              <w:bottom w:w="80" w:type="dxa"/>
              <w:right w:w="80" w:type="dxa"/>
            </w:tcMar>
            <w:vAlign w:val="center"/>
          </w:tcPr>
          <w:p w14:paraId="25737DC1" w14:textId="77777777" w:rsidR="00DA0C49" w:rsidRDefault="00B10EEA">
            <w:pPr>
              <w:spacing w:after="0"/>
            </w:pPr>
            <w:r>
              <w:rPr>
                <w:b/>
                <w:color w:val="FFFFFF"/>
                <w:sz w:val="15"/>
              </w:rPr>
              <w:t>Automations</w:t>
            </w:r>
          </w:p>
        </w:tc>
        <w:tc>
          <w:tcPr>
            <w:tcW w:w="1704" w:type="dxa"/>
            <w:shd w:val="clear" w:color="auto" w:fill="17365D"/>
            <w:tcMar>
              <w:top w:w="80" w:type="dxa"/>
              <w:left w:w="80" w:type="dxa"/>
              <w:bottom w:w="80" w:type="dxa"/>
              <w:right w:w="80" w:type="dxa"/>
            </w:tcMar>
            <w:vAlign w:val="center"/>
          </w:tcPr>
          <w:p w14:paraId="5AAC1F84" w14:textId="77777777" w:rsidR="00DA0C49" w:rsidRDefault="00B10EEA">
            <w:pPr>
              <w:spacing w:after="0"/>
            </w:pPr>
            <w:r>
              <w:rPr>
                <w:b/>
                <w:color w:val="FFFFFF"/>
                <w:sz w:val="15"/>
              </w:rPr>
              <w:t>Why now</w:t>
            </w:r>
          </w:p>
        </w:tc>
        <w:tc>
          <w:tcPr>
            <w:tcW w:w="1704" w:type="dxa"/>
            <w:shd w:val="clear" w:color="auto" w:fill="17365D"/>
            <w:tcMar>
              <w:top w:w="80" w:type="dxa"/>
              <w:left w:w="80" w:type="dxa"/>
              <w:bottom w:w="80" w:type="dxa"/>
              <w:right w:w="80" w:type="dxa"/>
            </w:tcMar>
            <w:vAlign w:val="center"/>
          </w:tcPr>
          <w:p w14:paraId="1841F2F5" w14:textId="77777777" w:rsidR="00DA0C49" w:rsidRDefault="00B10EEA">
            <w:pPr>
              <w:spacing w:after="0"/>
            </w:pPr>
            <w:r>
              <w:rPr>
                <w:b/>
                <w:color w:val="FFFFFF"/>
                <w:sz w:val="15"/>
              </w:rPr>
              <w:t>Required data</w:t>
            </w:r>
          </w:p>
        </w:tc>
        <w:tc>
          <w:tcPr>
            <w:tcW w:w="1704" w:type="dxa"/>
            <w:shd w:val="clear" w:color="auto" w:fill="17365D"/>
            <w:tcMar>
              <w:top w:w="80" w:type="dxa"/>
              <w:left w:w="80" w:type="dxa"/>
              <w:bottom w:w="80" w:type="dxa"/>
              <w:right w:w="80" w:type="dxa"/>
            </w:tcMar>
            <w:vAlign w:val="center"/>
          </w:tcPr>
          <w:p w14:paraId="351258FA" w14:textId="77777777" w:rsidR="00DA0C49" w:rsidRDefault="00B10EEA">
            <w:pPr>
              <w:spacing w:after="0"/>
            </w:pPr>
            <w:r>
              <w:rPr>
                <w:b/>
                <w:color w:val="FFFFFF"/>
                <w:sz w:val="15"/>
              </w:rPr>
              <w:t>First proof metric</w:t>
            </w:r>
          </w:p>
        </w:tc>
        <w:tc>
          <w:tcPr>
            <w:tcW w:w="1704" w:type="dxa"/>
            <w:shd w:val="clear" w:color="auto" w:fill="17365D"/>
            <w:tcMar>
              <w:top w:w="80" w:type="dxa"/>
              <w:left w:w="80" w:type="dxa"/>
              <w:bottom w:w="80" w:type="dxa"/>
              <w:right w:w="80" w:type="dxa"/>
            </w:tcMar>
            <w:vAlign w:val="center"/>
          </w:tcPr>
          <w:p w14:paraId="1BEC3C99" w14:textId="77777777" w:rsidR="00DA0C49" w:rsidRDefault="00B10EEA">
            <w:pPr>
              <w:spacing w:after="0"/>
            </w:pPr>
            <w:r>
              <w:rPr>
                <w:b/>
                <w:color w:val="FFFFFF"/>
                <w:sz w:val="15"/>
              </w:rPr>
              <w:t>Autonomy target</w:t>
            </w:r>
          </w:p>
        </w:tc>
      </w:tr>
      <w:tr w:rsidR="00DA0C49" w14:paraId="4247971F" w14:textId="77777777">
        <w:trPr>
          <w:cantSplit/>
          <w:jc w:val="center"/>
        </w:trPr>
        <w:tc>
          <w:tcPr>
            <w:tcW w:w="1704" w:type="dxa"/>
            <w:tcMar>
              <w:top w:w="80" w:type="dxa"/>
              <w:left w:w="80" w:type="dxa"/>
              <w:bottom w:w="80" w:type="dxa"/>
              <w:right w:w="80" w:type="dxa"/>
            </w:tcMar>
            <w:vAlign w:val="center"/>
          </w:tcPr>
          <w:p w14:paraId="5CCCC62B" w14:textId="77777777" w:rsidR="00DA0C49" w:rsidRDefault="00B10EEA">
            <w:pPr>
              <w:spacing w:after="0"/>
            </w:pPr>
            <w:r>
              <w:rPr>
                <w:sz w:val="15"/>
              </w:rPr>
              <w:t>1. Prevent</w:t>
            </w:r>
          </w:p>
        </w:tc>
        <w:tc>
          <w:tcPr>
            <w:tcW w:w="1704" w:type="dxa"/>
            <w:tcMar>
              <w:top w:w="80" w:type="dxa"/>
              <w:left w:w="80" w:type="dxa"/>
              <w:bottom w:w="80" w:type="dxa"/>
              <w:right w:w="80" w:type="dxa"/>
            </w:tcMar>
            <w:vAlign w:val="center"/>
          </w:tcPr>
          <w:p w14:paraId="36DB3E42" w14:textId="77777777" w:rsidR="00DA0C49" w:rsidRDefault="00B10EEA">
            <w:pPr>
              <w:spacing w:after="0"/>
            </w:pPr>
            <w:r>
              <w:rPr>
                <w:sz w:val="15"/>
              </w:rPr>
              <w:t>A1, A3, A5, A6</w:t>
            </w:r>
          </w:p>
        </w:tc>
        <w:tc>
          <w:tcPr>
            <w:tcW w:w="1704" w:type="dxa"/>
            <w:tcMar>
              <w:top w:w="80" w:type="dxa"/>
              <w:left w:w="80" w:type="dxa"/>
              <w:bottom w:w="80" w:type="dxa"/>
              <w:right w:w="80" w:type="dxa"/>
            </w:tcMar>
            <w:vAlign w:val="center"/>
          </w:tcPr>
          <w:p w14:paraId="13F02D44" w14:textId="77777777" w:rsidR="00DA0C49" w:rsidRDefault="00B10EEA">
            <w:pPr>
              <w:spacing w:after="0"/>
            </w:pPr>
            <w:r>
              <w:rPr>
                <w:sz w:val="15"/>
              </w:rPr>
              <w:t>High-volume, measurable failure prevention before/at claim release</w:t>
            </w:r>
          </w:p>
        </w:tc>
        <w:tc>
          <w:tcPr>
            <w:tcW w:w="1704" w:type="dxa"/>
            <w:tcMar>
              <w:top w:w="80" w:type="dxa"/>
              <w:left w:w="80" w:type="dxa"/>
              <w:bottom w:w="80" w:type="dxa"/>
              <w:right w:w="80" w:type="dxa"/>
            </w:tcMar>
            <w:vAlign w:val="center"/>
          </w:tcPr>
          <w:p w14:paraId="00054187" w14:textId="77777777" w:rsidR="00DA0C49" w:rsidRDefault="00B10EEA">
            <w:pPr>
              <w:spacing w:after="0"/>
            </w:pPr>
            <w:r>
              <w:rPr>
                <w:sz w:val="15"/>
              </w:rPr>
              <w:t>Encounter, eligibility, auth state, charges, 837, acknowledgements</w:t>
            </w:r>
          </w:p>
        </w:tc>
        <w:tc>
          <w:tcPr>
            <w:tcW w:w="1704" w:type="dxa"/>
            <w:tcMar>
              <w:top w:w="80" w:type="dxa"/>
              <w:left w:w="80" w:type="dxa"/>
              <w:bottom w:w="80" w:type="dxa"/>
              <w:right w:w="80" w:type="dxa"/>
            </w:tcMar>
            <w:vAlign w:val="center"/>
          </w:tcPr>
          <w:p w14:paraId="64AF97E1" w14:textId="77777777" w:rsidR="00DA0C49" w:rsidRDefault="00B10EEA">
            <w:pPr>
              <w:spacing w:after="0"/>
            </w:pPr>
            <w:r>
              <w:rPr>
                <w:sz w:val="15"/>
              </w:rPr>
              <w:t>Clean-claim / rejection improvement</w:t>
            </w:r>
          </w:p>
        </w:tc>
        <w:tc>
          <w:tcPr>
            <w:tcW w:w="1704" w:type="dxa"/>
            <w:tcMar>
              <w:top w:w="80" w:type="dxa"/>
              <w:left w:w="80" w:type="dxa"/>
              <w:bottom w:w="80" w:type="dxa"/>
              <w:right w:w="80" w:type="dxa"/>
            </w:tcMar>
            <w:vAlign w:val="center"/>
          </w:tcPr>
          <w:p w14:paraId="3F6289A7" w14:textId="77777777" w:rsidR="00DA0C49" w:rsidRDefault="00B10EEA">
            <w:pPr>
              <w:spacing w:after="0"/>
            </w:pPr>
            <w:r>
              <w:rPr>
                <w:sz w:val="15"/>
              </w:rPr>
              <w:t>L1-L3</w:t>
            </w:r>
          </w:p>
        </w:tc>
      </w:tr>
      <w:tr w:rsidR="00DA0C49" w14:paraId="2D222DD6" w14:textId="77777777">
        <w:trPr>
          <w:cantSplit/>
          <w:jc w:val="center"/>
        </w:trPr>
        <w:tc>
          <w:tcPr>
            <w:tcW w:w="1704" w:type="dxa"/>
            <w:shd w:val="clear" w:color="auto" w:fill="F3F6F9"/>
            <w:tcMar>
              <w:top w:w="80" w:type="dxa"/>
              <w:left w:w="80" w:type="dxa"/>
              <w:bottom w:w="80" w:type="dxa"/>
              <w:right w:w="80" w:type="dxa"/>
            </w:tcMar>
            <w:vAlign w:val="center"/>
          </w:tcPr>
          <w:p w14:paraId="4F7D56BA" w14:textId="77777777" w:rsidR="00DA0C49" w:rsidRDefault="00B10EEA">
            <w:pPr>
              <w:spacing w:after="0"/>
            </w:pPr>
            <w:r>
              <w:rPr>
                <w:sz w:val="15"/>
              </w:rPr>
              <w:lastRenderedPageBreak/>
              <w:t>2. Accelerate</w:t>
            </w:r>
          </w:p>
        </w:tc>
        <w:tc>
          <w:tcPr>
            <w:tcW w:w="1704" w:type="dxa"/>
            <w:shd w:val="clear" w:color="auto" w:fill="F3F6F9"/>
            <w:tcMar>
              <w:top w:w="80" w:type="dxa"/>
              <w:left w:w="80" w:type="dxa"/>
              <w:bottom w:w="80" w:type="dxa"/>
              <w:right w:w="80" w:type="dxa"/>
            </w:tcMar>
            <w:vAlign w:val="center"/>
          </w:tcPr>
          <w:p w14:paraId="16750EF1" w14:textId="77777777" w:rsidR="00DA0C49" w:rsidRDefault="00B10EEA">
            <w:pPr>
              <w:spacing w:after="0"/>
            </w:pPr>
            <w:r>
              <w:rPr>
                <w:sz w:val="15"/>
              </w:rPr>
              <w:t>A7, A14</w:t>
            </w:r>
          </w:p>
        </w:tc>
        <w:tc>
          <w:tcPr>
            <w:tcW w:w="1704" w:type="dxa"/>
            <w:shd w:val="clear" w:color="auto" w:fill="F3F6F9"/>
            <w:tcMar>
              <w:top w:w="80" w:type="dxa"/>
              <w:left w:w="80" w:type="dxa"/>
              <w:bottom w:w="80" w:type="dxa"/>
              <w:right w:w="80" w:type="dxa"/>
            </w:tcMar>
            <w:vAlign w:val="center"/>
          </w:tcPr>
          <w:p w14:paraId="23CAE036" w14:textId="77777777" w:rsidR="00DA0C49" w:rsidRDefault="00B10EEA">
            <w:pPr>
              <w:spacing w:after="0"/>
            </w:pPr>
            <w:r>
              <w:rPr>
                <w:sz w:val="15"/>
              </w:rPr>
              <w:t>Turns AR into prioritized next-best-action instead of static aging lists</w:t>
            </w:r>
          </w:p>
        </w:tc>
        <w:tc>
          <w:tcPr>
            <w:tcW w:w="1704" w:type="dxa"/>
            <w:shd w:val="clear" w:color="auto" w:fill="F3F6F9"/>
            <w:tcMar>
              <w:top w:w="80" w:type="dxa"/>
              <w:left w:w="80" w:type="dxa"/>
              <w:bottom w:w="80" w:type="dxa"/>
              <w:right w:w="80" w:type="dxa"/>
            </w:tcMar>
            <w:vAlign w:val="center"/>
          </w:tcPr>
          <w:p w14:paraId="390834FC" w14:textId="77777777" w:rsidR="00DA0C49" w:rsidRDefault="00B10EEA">
            <w:pPr>
              <w:spacing w:after="0"/>
            </w:pPr>
            <w:r>
              <w:rPr>
                <w:sz w:val="15"/>
              </w:rPr>
              <w:t>Claims, 276/277, payer history, TFL, balances</w:t>
            </w:r>
          </w:p>
        </w:tc>
        <w:tc>
          <w:tcPr>
            <w:tcW w:w="1704" w:type="dxa"/>
            <w:shd w:val="clear" w:color="auto" w:fill="F3F6F9"/>
            <w:tcMar>
              <w:top w:w="80" w:type="dxa"/>
              <w:left w:w="80" w:type="dxa"/>
              <w:bottom w:w="80" w:type="dxa"/>
              <w:right w:w="80" w:type="dxa"/>
            </w:tcMar>
            <w:vAlign w:val="center"/>
          </w:tcPr>
          <w:p w14:paraId="0AE57853" w14:textId="77777777" w:rsidR="00DA0C49" w:rsidRDefault="00B10EEA">
            <w:pPr>
              <w:spacing w:after="0"/>
            </w:pPr>
            <w:r>
              <w:rPr>
                <w:sz w:val="15"/>
              </w:rPr>
              <w:t>Days in AR; touches/claim</w:t>
            </w:r>
          </w:p>
        </w:tc>
        <w:tc>
          <w:tcPr>
            <w:tcW w:w="1704" w:type="dxa"/>
            <w:shd w:val="clear" w:color="auto" w:fill="F3F6F9"/>
            <w:tcMar>
              <w:top w:w="80" w:type="dxa"/>
              <w:left w:w="80" w:type="dxa"/>
              <w:bottom w:w="80" w:type="dxa"/>
              <w:right w:w="80" w:type="dxa"/>
            </w:tcMar>
            <w:vAlign w:val="center"/>
          </w:tcPr>
          <w:p w14:paraId="2045B44A" w14:textId="77777777" w:rsidR="00DA0C49" w:rsidRDefault="00B10EEA">
            <w:pPr>
              <w:spacing w:after="0"/>
            </w:pPr>
            <w:r>
              <w:rPr>
                <w:sz w:val="15"/>
              </w:rPr>
              <w:t>L1-L3</w:t>
            </w:r>
          </w:p>
        </w:tc>
      </w:tr>
      <w:tr w:rsidR="00DA0C49" w14:paraId="769EA47D" w14:textId="77777777">
        <w:trPr>
          <w:cantSplit/>
          <w:jc w:val="center"/>
        </w:trPr>
        <w:tc>
          <w:tcPr>
            <w:tcW w:w="1704" w:type="dxa"/>
            <w:tcMar>
              <w:top w:w="80" w:type="dxa"/>
              <w:left w:w="80" w:type="dxa"/>
              <w:bottom w:w="80" w:type="dxa"/>
              <w:right w:w="80" w:type="dxa"/>
            </w:tcMar>
            <w:vAlign w:val="center"/>
          </w:tcPr>
          <w:p w14:paraId="13453201" w14:textId="77777777" w:rsidR="00DA0C49" w:rsidRDefault="00B10EEA">
            <w:pPr>
              <w:spacing w:after="0"/>
            </w:pPr>
            <w:r>
              <w:rPr>
                <w:sz w:val="15"/>
              </w:rPr>
              <w:t>3. Recover</w:t>
            </w:r>
          </w:p>
        </w:tc>
        <w:tc>
          <w:tcPr>
            <w:tcW w:w="1704" w:type="dxa"/>
            <w:tcMar>
              <w:top w:w="80" w:type="dxa"/>
              <w:left w:w="80" w:type="dxa"/>
              <w:bottom w:w="80" w:type="dxa"/>
              <w:right w:w="80" w:type="dxa"/>
            </w:tcMar>
            <w:vAlign w:val="center"/>
          </w:tcPr>
          <w:p w14:paraId="609BF9DF" w14:textId="77777777" w:rsidR="00DA0C49" w:rsidRDefault="00B10EEA">
            <w:pPr>
              <w:spacing w:after="0"/>
            </w:pPr>
            <w:r>
              <w:rPr>
                <w:sz w:val="15"/>
              </w:rPr>
              <w:t>A8, A10</w:t>
            </w:r>
          </w:p>
        </w:tc>
        <w:tc>
          <w:tcPr>
            <w:tcW w:w="1704" w:type="dxa"/>
            <w:tcMar>
              <w:top w:w="80" w:type="dxa"/>
              <w:left w:w="80" w:type="dxa"/>
              <w:bottom w:w="80" w:type="dxa"/>
              <w:right w:w="80" w:type="dxa"/>
            </w:tcMar>
            <w:vAlign w:val="center"/>
          </w:tcPr>
          <w:p w14:paraId="5ACDD1FA" w14:textId="77777777" w:rsidR="00DA0C49" w:rsidRDefault="00B10EEA">
            <w:pPr>
              <w:spacing w:after="0"/>
            </w:pPr>
            <w:r>
              <w:rPr>
                <w:sz w:val="15"/>
              </w:rPr>
              <w:t>Directly ties product to dollars recovered</w:t>
            </w:r>
          </w:p>
        </w:tc>
        <w:tc>
          <w:tcPr>
            <w:tcW w:w="1704" w:type="dxa"/>
            <w:tcMar>
              <w:top w:w="80" w:type="dxa"/>
              <w:left w:w="80" w:type="dxa"/>
              <w:bottom w:w="80" w:type="dxa"/>
              <w:right w:w="80" w:type="dxa"/>
            </w:tcMar>
            <w:vAlign w:val="center"/>
          </w:tcPr>
          <w:p w14:paraId="24FD483A" w14:textId="77777777" w:rsidR="00DA0C49" w:rsidRDefault="00B10EEA">
            <w:pPr>
              <w:spacing w:after="0"/>
            </w:pPr>
            <w:r>
              <w:rPr>
                <w:sz w:val="15"/>
              </w:rPr>
              <w:t>835/EOB, contracts, claim history, appeal evidence</w:t>
            </w:r>
          </w:p>
        </w:tc>
        <w:tc>
          <w:tcPr>
            <w:tcW w:w="1704" w:type="dxa"/>
            <w:tcMar>
              <w:top w:w="80" w:type="dxa"/>
              <w:left w:w="80" w:type="dxa"/>
              <w:bottom w:w="80" w:type="dxa"/>
              <w:right w:w="80" w:type="dxa"/>
            </w:tcMar>
            <w:vAlign w:val="center"/>
          </w:tcPr>
          <w:p w14:paraId="23C89BD5" w14:textId="77777777" w:rsidR="00DA0C49" w:rsidRDefault="00B10EEA">
            <w:pPr>
              <w:spacing w:after="0"/>
            </w:pPr>
            <w:r>
              <w:rPr>
                <w:sz w:val="15"/>
              </w:rPr>
              <w:t>Denial/underpayment $ recovered</w:t>
            </w:r>
          </w:p>
        </w:tc>
        <w:tc>
          <w:tcPr>
            <w:tcW w:w="1704" w:type="dxa"/>
            <w:tcMar>
              <w:top w:w="80" w:type="dxa"/>
              <w:left w:w="80" w:type="dxa"/>
              <w:bottom w:w="80" w:type="dxa"/>
              <w:right w:w="80" w:type="dxa"/>
            </w:tcMar>
            <w:vAlign w:val="center"/>
          </w:tcPr>
          <w:p w14:paraId="620F0E26" w14:textId="77777777" w:rsidR="00DA0C49" w:rsidRDefault="00B10EEA">
            <w:pPr>
              <w:spacing w:after="0"/>
            </w:pPr>
            <w:r>
              <w:rPr>
                <w:sz w:val="15"/>
              </w:rPr>
              <w:t>L2-L3</w:t>
            </w:r>
          </w:p>
        </w:tc>
      </w:tr>
      <w:tr w:rsidR="00DA0C49" w14:paraId="6CA90604" w14:textId="77777777">
        <w:trPr>
          <w:cantSplit/>
          <w:jc w:val="center"/>
        </w:trPr>
        <w:tc>
          <w:tcPr>
            <w:tcW w:w="1704" w:type="dxa"/>
            <w:shd w:val="clear" w:color="auto" w:fill="F3F6F9"/>
            <w:tcMar>
              <w:top w:w="80" w:type="dxa"/>
              <w:left w:w="80" w:type="dxa"/>
              <w:bottom w:w="80" w:type="dxa"/>
              <w:right w:w="80" w:type="dxa"/>
            </w:tcMar>
            <w:vAlign w:val="center"/>
          </w:tcPr>
          <w:p w14:paraId="3F1943B3" w14:textId="77777777" w:rsidR="00DA0C49" w:rsidRDefault="00B10EEA">
            <w:pPr>
              <w:spacing w:after="0"/>
            </w:pPr>
            <w:r>
              <w:rPr>
                <w:sz w:val="15"/>
              </w:rPr>
              <w:t>4. Learn</w:t>
            </w:r>
          </w:p>
        </w:tc>
        <w:tc>
          <w:tcPr>
            <w:tcW w:w="1704" w:type="dxa"/>
            <w:shd w:val="clear" w:color="auto" w:fill="F3F6F9"/>
            <w:tcMar>
              <w:top w:w="80" w:type="dxa"/>
              <w:left w:w="80" w:type="dxa"/>
              <w:bottom w:w="80" w:type="dxa"/>
              <w:right w:w="80" w:type="dxa"/>
            </w:tcMar>
            <w:vAlign w:val="center"/>
          </w:tcPr>
          <w:p w14:paraId="47470045" w14:textId="77777777" w:rsidR="00DA0C49" w:rsidRDefault="00B10EEA">
            <w:pPr>
              <w:spacing w:after="0"/>
            </w:pPr>
            <w:del w:id="366" w:author="Claude" w:date="2026-10-02T09:00:00Z">
              <w:r>
                <w:rPr>
                  <w:sz w:val="15"/>
                </w:rPr>
                <w:delText>A9 + outcome attribution</w:delText>
              </w:r>
            </w:del>
            <w:ins w:id="367" w:author="Claude" w:date="2026-10-02T09:00:00Z">
              <w:r>
                <w:rPr>
                  <w:sz w:val="15"/>
                </w:rPr>
                <w:t>A9 (MVP+; shadow mode first) + outcome attribution</w:t>
              </w:r>
            </w:ins>
          </w:p>
        </w:tc>
        <w:tc>
          <w:tcPr>
            <w:tcW w:w="1704" w:type="dxa"/>
            <w:shd w:val="clear" w:color="auto" w:fill="F3F6F9"/>
            <w:tcMar>
              <w:top w:w="80" w:type="dxa"/>
              <w:left w:w="80" w:type="dxa"/>
              <w:bottom w:w="80" w:type="dxa"/>
              <w:right w:w="80" w:type="dxa"/>
            </w:tcMar>
            <w:vAlign w:val="center"/>
          </w:tcPr>
          <w:p w14:paraId="09E23388" w14:textId="77777777" w:rsidR="00DA0C49" w:rsidRDefault="00B10EEA">
            <w:pPr>
              <w:spacing w:after="0"/>
            </w:pPr>
            <w:r>
              <w:rPr>
                <w:sz w:val="15"/>
              </w:rPr>
              <w:t>Creates compounding differentiation from every resolved case</w:t>
            </w:r>
          </w:p>
        </w:tc>
        <w:tc>
          <w:tcPr>
            <w:tcW w:w="1704" w:type="dxa"/>
            <w:shd w:val="clear" w:color="auto" w:fill="F3F6F9"/>
            <w:tcMar>
              <w:top w:w="80" w:type="dxa"/>
              <w:left w:w="80" w:type="dxa"/>
              <w:bottom w:w="80" w:type="dxa"/>
              <w:right w:w="80" w:type="dxa"/>
            </w:tcMar>
            <w:vAlign w:val="center"/>
          </w:tcPr>
          <w:p w14:paraId="45DFA16D" w14:textId="77777777" w:rsidR="00DA0C49" w:rsidRDefault="00B10EEA">
            <w:pPr>
              <w:spacing w:after="0"/>
            </w:pPr>
            <w:r>
              <w:rPr>
                <w:sz w:val="15"/>
              </w:rPr>
              <w:t>Root causes, user corrections, payment outcomes</w:t>
            </w:r>
          </w:p>
        </w:tc>
        <w:tc>
          <w:tcPr>
            <w:tcW w:w="1704" w:type="dxa"/>
            <w:shd w:val="clear" w:color="auto" w:fill="F3F6F9"/>
            <w:tcMar>
              <w:top w:w="80" w:type="dxa"/>
              <w:left w:w="80" w:type="dxa"/>
              <w:bottom w:w="80" w:type="dxa"/>
              <w:right w:w="80" w:type="dxa"/>
            </w:tcMar>
            <w:vAlign w:val="center"/>
          </w:tcPr>
          <w:p w14:paraId="2F40B534" w14:textId="77777777" w:rsidR="00DA0C49" w:rsidRDefault="00B10EEA">
            <w:pPr>
              <w:spacing w:after="0"/>
            </w:pPr>
            <w:r>
              <w:rPr>
                <w:sz w:val="15"/>
              </w:rPr>
              <w:t>Preventable recurrence rate</w:t>
            </w:r>
          </w:p>
        </w:tc>
        <w:tc>
          <w:tcPr>
            <w:tcW w:w="1704" w:type="dxa"/>
            <w:shd w:val="clear" w:color="auto" w:fill="F3F6F9"/>
            <w:tcMar>
              <w:top w:w="80" w:type="dxa"/>
              <w:left w:w="80" w:type="dxa"/>
              <w:bottom w:w="80" w:type="dxa"/>
              <w:right w:w="80" w:type="dxa"/>
            </w:tcMar>
            <w:vAlign w:val="center"/>
          </w:tcPr>
          <w:p w14:paraId="6074673A" w14:textId="77777777" w:rsidR="00DA0C49" w:rsidRDefault="00B10EEA">
            <w:pPr>
              <w:spacing w:after="0"/>
            </w:pPr>
            <w:r>
              <w:rPr>
                <w:sz w:val="15"/>
              </w:rPr>
              <w:t>L1-L2</w:t>
            </w:r>
          </w:p>
        </w:tc>
      </w:tr>
      <w:tr w:rsidR="00DA0C49" w14:paraId="7FBFBDE4" w14:textId="77777777">
        <w:trPr>
          <w:cantSplit/>
          <w:jc w:val="center"/>
        </w:trPr>
        <w:tc>
          <w:tcPr>
            <w:tcW w:w="1704" w:type="dxa"/>
            <w:tcMar>
              <w:top w:w="80" w:type="dxa"/>
              <w:left w:w="80" w:type="dxa"/>
              <w:bottom w:w="80" w:type="dxa"/>
              <w:right w:w="80" w:type="dxa"/>
            </w:tcMar>
            <w:vAlign w:val="center"/>
          </w:tcPr>
          <w:p w14:paraId="2B58C183" w14:textId="77777777" w:rsidR="00DA0C49" w:rsidRDefault="00B10EEA">
            <w:pPr>
              <w:spacing w:after="0"/>
            </w:pPr>
            <w:r>
              <w:rPr>
                <w:sz w:val="15"/>
              </w:rPr>
              <w:t>5. Control</w:t>
            </w:r>
          </w:p>
        </w:tc>
        <w:tc>
          <w:tcPr>
            <w:tcW w:w="1704" w:type="dxa"/>
            <w:tcMar>
              <w:top w:w="80" w:type="dxa"/>
              <w:left w:w="80" w:type="dxa"/>
              <w:bottom w:w="80" w:type="dxa"/>
              <w:right w:w="80" w:type="dxa"/>
            </w:tcMar>
            <w:vAlign w:val="center"/>
          </w:tcPr>
          <w:p w14:paraId="07049463" w14:textId="77777777" w:rsidR="00DA0C49" w:rsidRDefault="00B10EEA">
            <w:pPr>
              <w:spacing w:after="0"/>
            </w:pPr>
            <w:r>
              <w:rPr>
                <w:sz w:val="15"/>
              </w:rPr>
              <w:t>A14 + governance</w:t>
            </w:r>
          </w:p>
        </w:tc>
        <w:tc>
          <w:tcPr>
            <w:tcW w:w="1704" w:type="dxa"/>
            <w:tcMar>
              <w:top w:w="80" w:type="dxa"/>
              <w:left w:w="80" w:type="dxa"/>
              <w:bottom w:w="80" w:type="dxa"/>
              <w:right w:w="80" w:type="dxa"/>
            </w:tcMar>
            <w:vAlign w:val="center"/>
          </w:tcPr>
          <w:p w14:paraId="55BD4C9E" w14:textId="77777777" w:rsidR="00DA0C49" w:rsidRDefault="00B10EEA">
            <w:pPr>
              <w:spacing w:after="0"/>
            </w:pPr>
            <w:r>
              <w:rPr>
                <w:sz w:val="15"/>
              </w:rPr>
              <w:t>Gives leadership visibility and safe automation operations</w:t>
            </w:r>
          </w:p>
        </w:tc>
        <w:tc>
          <w:tcPr>
            <w:tcW w:w="1704" w:type="dxa"/>
            <w:tcMar>
              <w:top w:w="80" w:type="dxa"/>
              <w:left w:w="80" w:type="dxa"/>
              <w:bottom w:w="80" w:type="dxa"/>
              <w:right w:w="80" w:type="dxa"/>
            </w:tcMar>
            <w:vAlign w:val="center"/>
          </w:tcPr>
          <w:p w14:paraId="5A311B25" w14:textId="77777777" w:rsidR="00DA0C49" w:rsidRDefault="00B10EEA">
            <w:pPr>
              <w:spacing w:after="0"/>
            </w:pPr>
            <w:r>
              <w:rPr>
                <w:sz w:val="15"/>
              </w:rPr>
              <w:t>All events + action logs</w:t>
            </w:r>
          </w:p>
        </w:tc>
        <w:tc>
          <w:tcPr>
            <w:tcW w:w="1704" w:type="dxa"/>
            <w:tcMar>
              <w:top w:w="80" w:type="dxa"/>
              <w:left w:w="80" w:type="dxa"/>
              <w:bottom w:w="80" w:type="dxa"/>
              <w:right w:w="80" w:type="dxa"/>
            </w:tcMar>
            <w:vAlign w:val="center"/>
          </w:tcPr>
          <w:p w14:paraId="28EB3ACD" w14:textId="77777777" w:rsidR="00DA0C49" w:rsidRDefault="00B10EEA">
            <w:pPr>
              <w:spacing w:after="0"/>
            </w:pPr>
            <w:r>
              <w:rPr>
                <w:sz w:val="15"/>
              </w:rPr>
              <w:t>Forecast accuracy; exception backlog</w:t>
            </w:r>
          </w:p>
        </w:tc>
        <w:tc>
          <w:tcPr>
            <w:tcW w:w="1704" w:type="dxa"/>
            <w:tcMar>
              <w:top w:w="80" w:type="dxa"/>
              <w:left w:w="80" w:type="dxa"/>
              <w:bottom w:w="80" w:type="dxa"/>
              <w:right w:w="80" w:type="dxa"/>
            </w:tcMar>
            <w:vAlign w:val="center"/>
          </w:tcPr>
          <w:p w14:paraId="633B9493" w14:textId="77777777" w:rsidR="00DA0C49" w:rsidRDefault="00B10EEA">
            <w:pPr>
              <w:spacing w:after="0"/>
            </w:pPr>
            <w:r>
              <w:rPr>
                <w:sz w:val="15"/>
              </w:rPr>
              <w:t>L1</w:t>
            </w:r>
          </w:p>
        </w:tc>
      </w:tr>
    </w:tbl>
    <w:tbl>
      <w:tblPr>
        <w:tblW w:w="0" w:type="auto"/>
        <w:jc w:val="center"/>
        <w:tblLook w:val="04A0" w:firstRow="1" w:lastRow="0" w:firstColumn="1" w:lastColumn="0" w:noHBand="0" w:noVBand="1"/>
      </w:tblPr>
      <w:tblGrid>
        <w:gridCol w:w="10224"/>
      </w:tblGrid>
      <w:tr w:rsidR="00DA0C49" w14:paraId="580C26A8" w14:textId="77777777">
        <w:trPr>
          <w:cantSplit/>
          <w:jc w:val="center"/>
        </w:trPr>
        <w:tc>
          <w:tcPr>
            <w:tcW w:w="10224" w:type="dxa"/>
            <w:shd w:val="clear" w:color="auto" w:fill="EAF2F8"/>
            <w:tcMar>
              <w:top w:w="110" w:type="dxa"/>
              <w:left w:w="140" w:type="dxa"/>
              <w:bottom w:w="110" w:type="dxa"/>
              <w:right w:w="140" w:type="dxa"/>
            </w:tcMar>
          </w:tcPr>
          <w:p w14:paraId="79E4C2A5" w14:textId="77777777" w:rsidR="00DA0C49" w:rsidRDefault="00B10EEA">
            <w:r>
              <w:rPr>
                <w:b/>
                <w:color w:val="17365D"/>
              </w:rPr>
              <w:t xml:space="preserve">MVP principle  </w:t>
            </w:r>
            <w:r>
              <w:t>Build one shared orchestration, policy, data and audit foundation; do not build each workflow as a separate application. The product should gain new automation capabilities by adding domain policies and action adapters, not by creating new silos.</w:t>
            </w:r>
          </w:p>
        </w:tc>
      </w:tr>
    </w:tbl>
    <w:p w14:paraId="6533D877" w14:textId="77777777" w:rsidR="00DA0C49" w:rsidRDefault="00DA0C49">
      <w:pPr>
        <w:spacing w:after="0"/>
      </w:pPr>
    </w:p>
    <w:p w14:paraId="11043A7B" w14:textId="77777777" w:rsidR="008B20BB" w:rsidRDefault="00000000">
      <w:pPr>
        <w:pStyle w:val="Heading2"/>
        <w:rPr>
          <w:ins w:id="368" w:author="Claude" w:date="2026-10-02T09:00:00Z"/>
        </w:rPr>
      </w:pPr>
      <w:bookmarkStart w:id="369" w:name="_Toc242031667"/>
      <w:ins w:id="370" w:author="Claude" w:date="2026-10-02T09:00:00Z">
        <w:r>
          <w:t>MVP scope control</w:t>
        </w:r>
        <w:bookmarkEnd w:id="369"/>
      </w:ins>
    </w:p>
    <w:p w14:paraId="6A442DB7" w14:textId="77777777" w:rsidR="008B20BB" w:rsidRDefault="00000000">
      <w:pPr>
        <w:pStyle w:val="ListBullet"/>
        <w:spacing w:after="60"/>
        <w:rPr>
          <w:ins w:id="371" w:author="Claude" w:date="2026-10-02T09:00:00Z"/>
        </w:rPr>
      </w:pPr>
      <w:ins w:id="372" w:author="Claude" w:date="2026-10-02T09:00:00Z">
        <w:r>
          <w:t>Scope source of truth: the Phase column and release waves in Section 3.</w:t>
        </w:r>
      </w:ins>
    </w:p>
    <w:p w14:paraId="549AA5B0" w14:textId="77777777" w:rsidR="008B20BB" w:rsidRDefault="00000000">
      <w:pPr>
        <w:pStyle w:val="ListBullet"/>
        <w:spacing w:after="60"/>
        <w:rPr>
          <w:ins w:id="373" w:author="Claude" w:date="2026-10-02T09:00:00Z"/>
        </w:rPr>
      </w:pPr>
      <w:ins w:id="374" w:author="Claude" w:date="2026-10-02T09:00:00Z">
        <w:r>
          <w:t>No automation goes live without a completed Appendix A specification, a shadow-mode report meeting its acceptance criteria and a named business owner.</w:t>
        </w:r>
      </w:ins>
    </w:p>
    <w:p w14:paraId="4BD33378" w14:textId="77777777" w:rsidR="008B20BB" w:rsidRDefault="00000000">
      <w:pPr>
        <w:pStyle w:val="ListBullet"/>
        <w:spacing w:after="60"/>
        <w:rPr>
          <w:ins w:id="375" w:author="Claude" w:date="2026-10-02T09:00:00Z"/>
        </w:rPr>
      </w:pPr>
      <w:ins w:id="376" w:author="Claude" w:date="2026-10-02T09:00:00Z">
        <w:r>
          <w:t>Write-back rule: in the MVP, corrected claims are resubmitted through the clearinghouse; PM/EHR write-back is limited to tasks and notes until each action type is approved under Decision 8.</w:t>
        </w:r>
      </w:ins>
    </w:p>
    <w:p w14:paraId="006A56F8" w14:textId="77777777" w:rsidR="008B20BB" w:rsidRDefault="00000000">
      <w:pPr>
        <w:pStyle w:val="ListBullet"/>
        <w:spacing w:after="60"/>
        <w:rPr>
          <w:ins w:id="377" w:author="Claude" w:date="2026-10-02T09:00:00Z"/>
        </w:rPr>
      </w:pPr>
      <w:ins w:id="378" w:author="Claude" w:date="2026-10-02T09:00:00Z">
        <w:r>
          <w:t>Descoping trigger: any automation missing its exit criteria at the end of its window slips one wave instead of extending the schedule.</w:t>
        </w:r>
      </w:ins>
    </w:p>
    <w:p w14:paraId="0A970971" w14:textId="77777777" w:rsidR="00DA0C49" w:rsidRDefault="00B10EEA">
      <w:pPr>
        <w:pStyle w:val="Heading1"/>
      </w:pPr>
      <w:bookmarkStart w:id="379" w:name="_Toc9000013"/>
      <w:bookmarkStart w:id="380" w:name="_Toc242031668"/>
      <w:r>
        <w:t>11. 180-day build and validation roadmap</w:t>
      </w:r>
      <w:bookmarkEnd w:id="379"/>
      <w:bookmarkEnd w:id="380"/>
    </w:p>
    <w:tbl>
      <w:tblPr>
        <w:tblStyle w:val="TableGrid"/>
        <w:tblW w:w="0" w:type="auto"/>
        <w:jc w:val="center"/>
        <w:tblLook w:val="04A0" w:firstRow="1" w:lastRow="0" w:firstColumn="1" w:lastColumn="0" w:noHBand="0" w:noVBand="1"/>
      </w:tblPr>
      <w:tblGrid>
        <w:gridCol w:w="2041"/>
        <w:gridCol w:w="2042"/>
        <w:gridCol w:w="2044"/>
        <w:gridCol w:w="2044"/>
        <w:gridCol w:w="2043"/>
      </w:tblGrid>
      <w:tr w:rsidR="00DA0C49" w14:paraId="074EFF5F" w14:textId="77777777">
        <w:trPr>
          <w:cantSplit/>
          <w:tblHeader/>
          <w:jc w:val="center"/>
        </w:trPr>
        <w:tc>
          <w:tcPr>
            <w:tcW w:w="2045" w:type="dxa"/>
            <w:shd w:val="clear" w:color="auto" w:fill="17365D"/>
            <w:tcMar>
              <w:top w:w="80" w:type="dxa"/>
              <w:left w:w="80" w:type="dxa"/>
              <w:bottom w:w="80" w:type="dxa"/>
              <w:right w:w="80" w:type="dxa"/>
            </w:tcMar>
            <w:vAlign w:val="center"/>
          </w:tcPr>
          <w:p w14:paraId="5F51E102" w14:textId="77777777" w:rsidR="00DA0C49" w:rsidRDefault="00B10EEA">
            <w:pPr>
              <w:spacing w:after="0"/>
            </w:pPr>
            <w:r>
              <w:rPr>
                <w:b/>
                <w:color w:val="FFFFFF"/>
                <w:sz w:val="15"/>
              </w:rPr>
              <w:t>Window</w:t>
            </w:r>
          </w:p>
        </w:tc>
        <w:tc>
          <w:tcPr>
            <w:tcW w:w="2045" w:type="dxa"/>
            <w:shd w:val="clear" w:color="auto" w:fill="17365D"/>
            <w:tcMar>
              <w:top w:w="80" w:type="dxa"/>
              <w:left w:w="80" w:type="dxa"/>
              <w:bottom w:w="80" w:type="dxa"/>
              <w:right w:w="80" w:type="dxa"/>
            </w:tcMar>
            <w:vAlign w:val="center"/>
          </w:tcPr>
          <w:p w14:paraId="6331EE77" w14:textId="77777777" w:rsidR="00DA0C49" w:rsidRDefault="00B10EEA">
            <w:pPr>
              <w:spacing w:after="0"/>
            </w:pPr>
            <w:r>
              <w:rPr>
                <w:b/>
                <w:color w:val="FFFFFF"/>
                <w:sz w:val="15"/>
              </w:rPr>
              <w:t>Product outcome</w:t>
            </w:r>
          </w:p>
        </w:tc>
        <w:tc>
          <w:tcPr>
            <w:tcW w:w="2045" w:type="dxa"/>
            <w:shd w:val="clear" w:color="auto" w:fill="17365D"/>
            <w:tcMar>
              <w:top w:w="80" w:type="dxa"/>
              <w:left w:w="80" w:type="dxa"/>
              <w:bottom w:w="80" w:type="dxa"/>
              <w:right w:w="80" w:type="dxa"/>
            </w:tcMar>
            <w:vAlign w:val="center"/>
          </w:tcPr>
          <w:p w14:paraId="0D964092" w14:textId="77777777" w:rsidR="00DA0C49" w:rsidRDefault="00B10EEA">
            <w:pPr>
              <w:spacing w:after="0"/>
            </w:pPr>
            <w:r>
              <w:rPr>
                <w:b/>
                <w:color w:val="FFFFFF"/>
                <w:sz w:val="15"/>
              </w:rPr>
              <w:t>Engineering / data</w:t>
            </w:r>
          </w:p>
        </w:tc>
        <w:tc>
          <w:tcPr>
            <w:tcW w:w="2045" w:type="dxa"/>
            <w:shd w:val="clear" w:color="auto" w:fill="17365D"/>
            <w:tcMar>
              <w:top w:w="80" w:type="dxa"/>
              <w:left w:w="80" w:type="dxa"/>
              <w:bottom w:w="80" w:type="dxa"/>
              <w:right w:w="80" w:type="dxa"/>
            </w:tcMar>
            <w:vAlign w:val="center"/>
          </w:tcPr>
          <w:p w14:paraId="5837E5BF" w14:textId="77777777" w:rsidR="00DA0C49" w:rsidRDefault="00B10EEA">
            <w:pPr>
              <w:spacing w:after="0"/>
            </w:pPr>
            <w:r>
              <w:rPr>
                <w:b/>
                <w:color w:val="FFFFFF"/>
                <w:sz w:val="15"/>
              </w:rPr>
              <w:t>RCM / operations</w:t>
            </w:r>
          </w:p>
        </w:tc>
        <w:tc>
          <w:tcPr>
            <w:tcW w:w="2045" w:type="dxa"/>
            <w:shd w:val="clear" w:color="auto" w:fill="17365D"/>
            <w:tcMar>
              <w:top w:w="80" w:type="dxa"/>
              <w:left w:w="80" w:type="dxa"/>
              <w:bottom w:w="80" w:type="dxa"/>
              <w:right w:w="80" w:type="dxa"/>
            </w:tcMar>
            <w:vAlign w:val="center"/>
          </w:tcPr>
          <w:p w14:paraId="7375BFE1" w14:textId="77777777" w:rsidR="00DA0C49" w:rsidRDefault="00B10EEA">
            <w:pPr>
              <w:spacing w:after="0"/>
            </w:pPr>
            <w:r>
              <w:rPr>
                <w:b/>
                <w:color w:val="FFFFFF"/>
                <w:sz w:val="15"/>
              </w:rPr>
              <w:t>Exit criteria</w:t>
            </w:r>
          </w:p>
        </w:tc>
      </w:tr>
      <w:tr w:rsidR="00DA0C49" w14:paraId="14D5E3FF" w14:textId="77777777">
        <w:trPr>
          <w:cantSplit/>
          <w:jc w:val="center"/>
        </w:trPr>
        <w:tc>
          <w:tcPr>
            <w:tcW w:w="2045" w:type="dxa"/>
            <w:tcMar>
              <w:top w:w="80" w:type="dxa"/>
              <w:left w:w="80" w:type="dxa"/>
              <w:bottom w:w="80" w:type="dxa"/>
              <w:right w:w="80" w:type="dxa"/>
            </w:tcMar>
            <w:vAlign w:val="center"/>
          </w:tcPr>
          <w:p w14:paraId="7CA790E3" w14:textId="77777777" w:rsidR="00DA0C49" w:rsidRDefault="00B10EEA">
            <w:pPr>
              <w:spacing w:after="0"/>
            </w:pPr>
            <w:r>
              <w:rPr>
                <w:sz w:val="15"/>
              </w:rPr>
              <w:t>Days 0–30</w:t>
            </w:r>
          </w:p>
        </w:tc>
        <w:tc>
          <w:tcPr>
            <w:tcW w:w="2045" w:type="dxa"/>
            <w:tcMar>
              <w:top w:w="80" w:type="dxa"/>
              <w:left w:w="80" w:type="dxa"/>
              <w:bottom w:w="80" w:type="dxa"/>
              <w:right w:w="80" w:type="dxa"/>
            </w:tcMar>
            <w:vAlign w:val="center"/>
          </w:tcPr>
          <w:p w14:paraId="436E4934" w14:textId="77777777" w:rsidR="00DA0C49" w:rsidRDefault="00B10EEA">
            <w:pPr>
              <w:spacing w:after="0"/>
            </w:pPr>
            <w:r>
              <w:rPr>
                <w:sz w:val="15"/>
              </w:rPr>
              <w:t>RCM data foundation + baseline control tower</w:t>
            </w:r>
            <w:ins w:id="381" w:author="Claude" w:date="2026-10-02T09:00:00Z">
              <w:r>
                <w:rPr>
                  <w:sz w:val="15"/>
                </w:rPr>
                <w:t>; A15-lite leakage diagnostic delivered from read-only data</w:t>
              </w:r>
            </w:ins>
          </w:p>
        </w:tc>
        <w:tc>
          <w:tcPr>
            <w:tcW w:w="2045" w:type="dxa"/>
            <w:tcMar>
              <w:top w:w="80" w:type="dxa"/>
              <w:left w:w="80" w:type="dxa"/>
              <w:bottom w:w="80" w:type="dxa"/>
              <w:right w:w="80" w:type="dxa"/>
            </w:tcMar>
            <w:vAlign w:val="center"/>
          </w:tcPr>
          <w:p w14:paraId="78FB29BA" w14:textId="77777777" w:rsidR="00DA0C49" w:rsidRDefault="00B10EEA">
            <w:pPr>
              <w:spacing w:after="0"/>
            </w:pPr>
            <w:del w:id="382" w:author="Claude" w:date="2026-10-02T09:00:00Z">
              <w:r>
                <w:rPr>
                  <w:sz w:val="15"/>
                </w:rPr>
                <w:delText>Canonical model,</w:delText>
              </w:r>
            </w:del>
            <w:ins w:id="383" w:author="Claude" w:date="2026-10-02T09:00:00Z">
              <w:r>
                <w:rPr>
                  <w:sz w:val="15"/>
                </w:rPr>
                <w:t>Minimal-core canonical model, identity resolution, as-of event history, tenant isolation model (decided Week 2),</w:t>
              </w:r>
            </w:ins>
            <w:r>
              <w:rPr>
                <w:sz w:val="15"/>
              </w:rPr>
              <w:t xml:space="preserve"> ingestion, EDI parsers, event store, tenant/RBAC, audit log, first client adapter</w:t>
            </w:r>
          </w:p>
        </w:tc>
        <w:tc>
          <w:tcPr>
            <w:tcW w:w="2045" w:type="dxa"/>
            <w:tcMar>
              <w:top w:w="80" w:type="dxa"/>
              <w:left w:w="80" w:type="dxa"/>
              <w:bottom w:w="80" w:type="dxa"/>
              <w:right w:w="80" w:type="dxa"/>
            </w:tcMar>
            <w:vAlign w:val="center"/>
          </w:tcPr>
          <w:p w14:paraId="567CBC9B" w14:textId="77777777" w:rsidR="00DA0C49" w:rsidRDefault="00B10EEA">
            <w:pPr>
              <w:spacing w:after="0"/>
            </w:pPr>
            <w:r>
              <w:rPr>
                <w:sz w:val="15"/>
              </w:rPr>
              <w:t>Define KPI baseline, denial taxonomy, contract/underpayment test set, workflow SOPs</w:t>
            </w:r>
            <w:ins w:id="384" w:author="Claude" w:date="2026-10-02T09:00:00Z">
              <w:r>
                <w:rPr>
                  <w:sz w:val="15"/>
                </w:rPr>
                <w:t>; BAAs, data-use rights and partner data access (start Week 1; confirm lead time with each partner’s legal and security teams); control-group design for attribution</w:t>
              </w:r>
            </w:ins>
          </w:p>
        </w:tc>
        <w:tc>
          <w:tcPr>
            <w:tcW w:w="2045" w:type="dxa"/>
            <w:tcMar>
              <w:top w:w="80" w:type="dxa"/>
              <w:left w:w="80" w:type="dxa"/>
              <w:bottom w:w="80" w:type="dxa"/>
              <w:right w:w="80" w:type="dxa"/>
            </w:tcMar>
            <w:vAlign w:val="center"/>
          </w:tcPr>
          <w:p w14:paraId="0A5C5FDA" w14:textId="77777777" w:rsidR="00DA0C49" w:rsidRDefault="00B10EEA">
            <w:pPr>
              <w:spacing w:after="0"/>
            </w:pPr>
            <w:r>
              <w:rPr>
                <w:sz w:val="15"/>
              </w:rPr>
              <w:t>Historical data reconciles to source; baseline KPIs signed off</w:t>
            </w:r>
            <w:ins w:id="385" w:author="Claude" w:date="2026-10-02T09:00:00Z">
              <w:r>
                <w:rPr>
                  <w:sz w:val="15"/>
                </w:rPr>
                <w:t>; reconciliation tolerance agreed in writing with the partner; BAA and data access executed for at least one design partner; control design agreed; A15-lite diagnostic report reviewed with the partner</w:t>
              </w:r>
            </w:ins>
          </w:p>
        </w:tc>
      </w:tr>
      <w:tr w:rsidR="00DA0C49" w14:paraId="31F116D5" w14:textId="77777777">
        <w:trPr>
          <w:cantSplit/>
          <w:jc w:val="center"/>
        </w:trPr>
        <w:tc>
          <w:tcPr>
            <w:tcW w:w="2045" w:type="dxa"/>
            <w:shd w:val="clear" w:color="auto" w:fill="F3F6F9"/>
            <w:tcMar>
              <w:top w:w="80" w:type="dxa"/>
              <w:left w:w="80" w:type="dxa"/>
              <w:bottom w:w="80" w:type="dxa"/>
              <w:right w:w="80" w:type="dxa"/>
            </w:tcMar>
            <w:vAlign w:val="center"/>
          </w:tcPr>
          <w:p w14:paraId="6C987125" w14:textId="77777777" w:rsidR="00DA0C49" w:rsidRDefault="00B10EEA">
            <w:pPr>
              <w:spacing w:after="0"/>
            </w:pPr>
            <w:r>
              <w:rPr>
                <w:sz w:val="15"/>
              </w:rPr>
              <w:t>Days 31–60</w:t>
            </w:r>
          </w:p>
        </w:tc>
        <w:tc>
          <w:tcPr>
            <w:tcW w:w="2045" w:type="dxa"/>
            <w:shd w:val="clear" w:color="auto" w:fill="F3F6F9"/>
            <w:tcMar>
              <w:top w:w="80" w:type="dxa"/>
              <w:left w:w="80" w:type="dxa"/>
              <w:bottom w:w="80" w:type="dxa"/>
              <w:right w:w="80" w:type="dxa"/>
            </w:tcMar>
            <w:vAlign w:val="center"/>
          </w:tcPr>
          <w:p w14:paraId="2F398B88" w14:textId="77777777" w:rsidR="00DA0C49" w:rsidRDefault="00B10EEA">
            <w:pPr>
              <w:spacing w:after="0"/>
            </w:pPr>
            <w:r>
              <w:rPr>
                <w:sz w:val="15"/>
              </w:rPr>
              <w:t>Shadow-mode intelligence</w:t>
            </w:r>
          </w:p>
        </w:tc>
        <w:tc>
          <w:tcPr>
            <w:tcW w:w="2045" w:type="dxa"/>
            <w:shd w:val="clear" w:color="auto" w:fill="F3F6F9"/>
            <w:tcMar>
              <w:top w:w="80" w:type="dxa"/>
              <w:left w:w="80" w:type="dxa"/>
              <w:bottom w:w="80" w:type="dxa"/>
              <w:right w:w="80" w:type="dxa"/>
            </w:tcMar>
            <w:vAlign w:val="center"/>
          </w:tcPr>
          <w:p w14:paraId="4DAABA3F" w14:textId="77777777" w:rsidR="00DA0C49" w:rsidRDefault="00B10EEA">
            <w:pPr>
              <w:spacing w:after="0"/>
            </w:pPr>
            <w:r>
              <w:rPr>
                <w:sz w:val="15"/>
              </w:rPr>
              <w:t>Claim prevention, AR ranking, denial classifier/appeal draft, expected reimbursement v1, workflow policy engine</w:t>
            </w:r>
          </w:p>
        </w:tc>
        <w:tc>
          <w:tcPr>
            <w:tcW w:w="2045" w:type="dxa"/>
            <w:shd w:val="clear" w:color="auto" w:fill="F3F6F9"/>
            <w:tcMar>
              <w:top w:w="80" w:type="dxa"/>
              <w:left w:w="80" w:type="dxa"/>
              <w:bottom w:w="80" w:type="dxa"/>
              <w:right w:w="80" w:type="dxa"/>
            </w:tcMar>
            <w:vAlign w:val="center"/>
          </w:tcPr>
          <w:p w14:paraId="29B7D48F" w14:textId="77777777" w:rsidR="00DA0C49" w:rsidRDefault="00B10EEA">
            <w:pPr>
              <w:spacing w:after="0"/>
            </w:pPr>
            <w:r>
              <w:rPr>
                <w:sz w:val="15"/>
              </w:rPr>
              <w:t xml:space="preserve">Label historical cases, validate false positives/negatives, </w:t>
            </w:r>
            <w:del w:id="386" w:author="Claude" w:date="2026-10-02T09:00:00Z">
              <w:r>
                <w:rPr>
                  <w:sz w:val="15"/>
                </w:rPr>
                <w:delText>approve payer-rule library v1</w:delText>
              </w:r>
            </w:del>
            <w:ins w:id="387" w:author="Claude" w:date="2026-10-02T09:00:00Z">
              <w:r>
                <w:rPr>
                  <w:sz w:val="15"/>
                </w:rPr>
                <w:t>approve payer-rule library v1; double-review labels and measure agreement; ingest a second partner’s historical data read-only to test portability</w:t>
              </w:r>
            </w:ins>
          </w:p>
        </w:tc>
        <w:tc>
          <w:tcPr>
            <w:tcW w:w="2045" w:type="dxa"/>
            <w:shd w:val="clear" w:color="auto" w:fill="F3F6F9"/>
            <w:tcMar>
              <w:top w:w="80" w:type="dxa"/>
              <w:left w:w="80" w:type="dxa"/>
              <w:bottom w:w="80" w:type="dxa"/>
              <w:right w:w="80" w:type="dxa"/>
            </w:tcMar>
            <w:vAlign w:val="center"/>
          </w:tcPr>
          <w:p w14:paraId="0C624B58" w14:textId="77777777" w:rsidR="00DA0C49" w:rsidRDefault="00B10EEA">
            <w:pPr>
              <w:spacing w:after="0"/>
            </w:pPr>
            <w:r>
              <w:rPr>
                <w:sz w:val="15"/>
              </w:rPr>
              <w:t xml:space="preserve">Historical replay shows measurable lift potential with </w:t>
            </w:r>
            <w:del w:id="388" w:author="Claude" w:date="2026-10-02T09:00:00Z">
              <w:r>
                <w:rPr>
                  <w:sz w:val="15"/>
                </w:rPr>
                <w:delText>acceptable error rates</w:delText>
              </w:r>
            </w:del>
            <w:ins w:id="389" w:author="Claude" w:date="2026-10-02T09:00:00Z">
              <w:r>
                <w:rPr>
                  <w:sz w:val="15"/>
                </w:rPr>
                <w:t>error rates within the thresholds fixed in each Appendix A spec before replay began, using point-in-time data only</w:t>
              </w:r>
            </w:ins>
          </w:p>
        </w:tc>
      </w:tr>
      <w:tr w:rsidR="00DA0C49" w14:paraId="3005AD70" w14:textId="77777777">
        <w:trPr>
          <w:cantSplit/>
          <w:jc w:val="center"/>
        </w:trPr>
        <w:tc>
          <w:tcPr>
            <w:tcW w:w="2045" w:type="dxa"/>
            <w:tcMar>
              <w:top w:w="80" w:type="dxa"/>
              <w:left w:w="80" w:type="dxa"/>
              <w:bottom w:w="80" w:type="dxa"/>
              <w:right w:w="80" w:type="dxa"/>
            </w:tcMar>
            <w:vAlign w:val="center"/>
          </w:tcPr>
          <w:p w14:paraId="0905B523" w14:textId="77777777" w:rsidR="00DA0C49" w:rsidRDefault="00B10EEA">
            <w:pPr>
              <w:spacing w:after="0"/>
            </w:pPr>
            <w:r>
              <w:rPr>
                <w:sz w:val="15"/>
              </w:rPr>
              <w:lastRenderedPageBreak/>
              <w:t>Days 61–90</w:t>
            </w:r>
          </w:p>
        </w:tc>
        <w:tc>
          <w:tcPr>
            <w:tcW w:w="2045" w:type="dxa"/>
            <w:tcMar>
              <w:top w:w="80" w:type="dxa"/>
              <w:left w:w="80" w:type="dxa"/>
              <w:bottom w:w="80" w:type="dxa"/>
              <w:right w:w="80" w:type="dxa"/>
            </w:tcMar>
            <w:vAlign w:val="center"/>
          </w:tcPr>
          <w:p w14:paraId="3B02A554" w14:textId="77777777" w:rsidR="00DA0C49" w:rsidRDefault="00B10EEA">
            <w:pPr>
              <w:spacing w:after="0"/>
            </w:pPr>
            <w:r>
              <w:rPr>
                <w:sz w:val="15"/>
              </w:rPr>
              <w:t>Live assist / prepare</w:t>
            </w:r>
          </w:p>
        </w:tc>
        <w:tc>
          <w:tcPr>
            <w:tcW w:w="2045" w:type="dxa"/>
            <w:tcMar>
              <w:top w:w="80" w:type="dxa"/>
              <w:left w:w="80" w:type="dxa"/>
              <w:bottom w:w="80" w:type="dxa"/>
              <w:right w:w="80" w:type="dxa"/>
            </w:tcMar>
            <w:vAlign w:val="center"/>
          </w:tcPr>
          <w:p w14:paraId="6F8D6865" w14:textId="77777777" w:rsidR="00DA0C49" w:rsidRDefault="00B10EEA">
            <w:pPr>
              <w:spacing w:after="0"/>
            </w:pPr>
            <w:r>
              <w:rPr>
                <w:sz w:val="15"/>
              </w:rPr>
              <w:t>Live event triggers, worklists, tasking, approval queue, 276/277/clearinghouse actions, document generation</w:t>
            </w:r>
          </w:p>
        </w:tc>
        <w:tc>
          <w:tcPr>
            <w:tcW w:w="2045" w:type="dxa"/>
            <w:tcMar>
              <w:top w:w="80" w:type="dxa"/>
              <w:left w:w="80" w:type="dxa"/>
              <w:bottom w:w="80" w:type="dxa"/>
              <w:right w:w="80" w:type="dxa"/>
            </w:tcMar>
            <w:vAlign w:val="center"/>
          </w:tcPr>
          <w:p w14:paraId="1EEAE593" w14:textId="77777777" w:rsidR="00DA0C49" w:rsidRDefault="00B10EEA">
            <w:pPr>
              <w:spacing w:after="0"/>
            </w:pPr>
            <w:r>
              <w:rPr>
                <w:sz w:val="15"/>
              </w:rPr>
              <w:t>Daily operating review; capture user overrides and outcome reasons</w:t>
            </w:r>
          </w:p>
        </w:tc>
        <w:tc>
          <w:tcPr>
            <w:tcW w:w="2045" w:type="dxa"/>
            <w:tcMar>
              <w:top w:w="80" w:type="dxa"/>
              <w:left w:w="80" w:type="dxa"/>
              <w:bottom w:w="80" w:type="dxa"/>
              <w:right w:w="80" w:type="dxa"/>
            </w:tcMar>
            <w:vAlign w:val="center"/>
          </w:tcPr>
          <w:p w14:paraId="34760E0C" w14:textId="77777777" w:rsidR="00DA0C49" w:rsidRDefault="00B10EEA">
            <w:pPr>
              <w:spacing w:after="0"/>
            </w:pPr>
            <w:r>
              <w:rPr>
                <w:sz w:val="15"/>
              </w:rPr>
              <w:t>Users rely on platform for prioritized daily work; action acceptance measured</w:t>
            </w:r>
            <w:ins w:id="390" w:author="Claude" w:date="2026-10-02T09:00:00Z">
              <w:r>
                <w:rPr>
                  <w:sz w:val="15"/>
                </w:rPr>
                <w:t>; acceptance, rework and override rates measured against Appendix A thresholds (adoption alone is not an exit criterion)</w:t>
              </w:r>
            </w:ins>
          </w:p>
        </w:tc>
      </w:tr>
      <w:tr w:rsidR="00DA0C49" w14:paraId="38D2FAE0" w14:textId="77777777">
        <w:trPr>
          <w:cantSplit/>
          <w:jc w:val="center"/>
        </w:trPr>
        <w:tc>
          <w:tcPr>
            <w:tcW w:w="2045" w:type="dxa"/>
            <w:shd w:val="clear" w:color="auto" w:fill="F3F6F9"/>
            <w:tcMar>
              <w:top w:w="80" w:type="dxa"/>
              <w:left w:w="80" w:type="dxa"/>
              <w:bottom w:w="80" w:type="dxa"/>
              <w:right w:w="80" w:type="dxa"/>
            </w:tcMar>
            <w:vAlign w:val="center"/>
          </w:tcPr>
          <w:p w14:paraId="64DB7BAD" w14:textId="77777777" w:rsidR="00DA0C49" w:rsidRDefault="00B10EEA">
            <w:pPr>
              <w:spacing w:after="0"/>
            </w:pPr>
            <w:r>
              <w:rPr>
                <w:sz w:val="15"/>
              </w:rPr>
              <w:t>Days 91–120</w:t>
            </w:r>
          </w:p>
        </w:tc>
        <w:tc>
          <w:tcPr>
            <w:tcW w:w="2045" w:type="dxa"/>
            <w:shd w:val="clear" w:color="auto" w:fill="F3F6F9"/>
            <w:tcMar>
              <w:top w:w="80" w:type="dxa"/>
              <w:left w:w="80" w:type="dxa"/>
              <w:bottom w:w="80" w:type="dxa"/>
              <w:right w:w="80" w:type="dxa"/>
            </w:tcMar>
            <w:vAlign w:val="center"/>
          </w:tcPr>
          <w:p w14:paraId="53247B75" w14:textId="77777777" w:rsidR="00DA0C49" w:rsidRDefault="00B10EEA">
            <w:pPr>
              <w:spacing w:after="0"/>
            </w:pPr>
            <w:r>
              <w:rPr>
                <w:sz w:val="15"/>
              </w:rPr>
              <w:t>Approve-and-run automations</w:t>
            </w:r>
          </w:p>
        </w:tc>
        <w:tc>
          <w:tcPr>
            <w:tcW w:w="2045" w:type="dxa"/>
            <w:shd w:val="clear" w:color="auto" w:fill="F3F6F9"/>
            <w:tcMar>
              <w:top w:w="80" w:type="dxa"/>
              <w:left w:w="80" w:type="dxa"/>
              <w:bottom w:w="80" w:type="dxa"/>
              <w:right w:w="80" w:type="dxa"/>
            </w:tcMar>
            <w:vAlign w:val="center"/>
          </w:tcPr>
          <w:p w14:paraId="39A108A7" w14:textId="77777777" w:rsidR="00DA0C49" w:rsidRDefault="00B10EEA">
            <w:pPr>
              <w:spacing w:after="0"/>
            </w:pPr>
            <w:r>
              <w:rPr>
                <w:sz w:val="15"/>
              </w:rPr>
              <w:t xml:space="preserve">Technical claim corrections, status checks, selected eligibility actions, </w:t>
            </w:r>
            <w:del w:id="391" w:author="Claude" w:date="2026-10-02T09:00:00Z">
              <w:r>
                <w:rPr>
                  <w:sz w:val="15"/>
                </w:rPr>
                <w:delText>appeal submission connector(s)</w:delText>
              </w:r>
            </w:del>
            <w:ins w:id="392" w:author="Claude" w:date="2026-10-02T09:00:00Z">
              <w:r>
                <w:rPr>
                  <w:sz w:val="15"/>
                </w:rPr>
                <w:t>appeal submission adapters (API where supported, otherwise portal/fax/mail; legal review of portal terms)</w:t>
              </w:r>
            </w:ins>
            <w:r>
              <w:rPr>
                <w:sz w:val="15"/>
              </w:rPr>
              <w:t>, underpayment workflow</w:t>
            </w:r>
          </w:p>
        </w:tc>
        <w:tc>
          <w:tcPr>
            <w:tcW w:w="2045" w:type="dxa"/>
            <w:shd w:val="clear" w:color="auto" w:fill="F3F6F9"/>
            <w:tcMar>
              <w:top w:w="80" w:type="dxa"/>
              <w:left w:w="80" w:type="dxa"/>
              <w:bottom w:w="80" w:type="dxa"/>
              <w:right w:w="80" w:type="dxa"/>
            </w:tcMar>
            <w:vAlign w:val="center"/>
          </w:tcPr>
          <w:p w14:paraId="71D5BDA4" w14:textId="77777777" w:rsidR="00DA0C49" w:rsidRDefault="00B10EEA">
            <w:pPr>
              <w:spacing w:after="0"/>
            </w:pPr>
            <w:r>
              <w:rPr>
                <w:sz w:val="15"/>
              </w:rPr>
              <w:t>Define autonomous action limits, sampling plan and rollback procedures</w:t>
            </w:r>
          </w:p>
        </w:tc>
        <w:tc>
          <w:tcPr>
            <w:tcW w:w="2045" w:type="dxa"/>
            <w:shd w:val="clear" w:color="auto" w:fill="F3F6F9"/>
            <w:tcMar>
              <w:top w:w="80" w:type="dxa"/>
              <w:left w:w="80" w:type="dxa"/>
              <w:bottom w:w="80" w:type="dxa"/>
              <w:right w:w="80" w:type="dxa"/>
            </w:tcMar>
            <w:vAlign w:val="center"/>
          </w:tcPr>
          <w:p w14:paraId="2FD927A7" w14:textId="77777777" w:rsidR="00DA0C49" w:rsidRDefault="00B10EEA">
            <w:pPr>
              <w:spacing w:after="0"/>
            </w:pPr>
            <w:r>
              <w:rPr>
                <w:sz w:val="15"/>
              </w:rPr>
              <w:t>Selected workflows at L3 with stable accuracy and audit evidence</w:t>
            </w:r>
            <w:ins w:id="393" w:author="Claude" w:date="2026-10-02T09:00:00Z">
              <w:r>
                <w:rPr>
                  <w:sz w:val="15"/>
                </w:rPr>
                <w:t>; accuracy confirmed from leading indicators only for actions those indicators can verify, otherwise promotion waits for matured lagging outcomes</w:t>
              </w:r>
            </w:ins>
          </w:p>
        </w:tc>
      </w:tr>
      <w:tr w:rsidR="00DA0C49" w14:paraId="085425A8" w14:textId="77777777">
        <w:trPr>
          <w:cantSplit/>
          <w:jc w:val="center"/>
        </w:trPr>
        <w:tc>
          <w:tcPr>
            <w:tcW w:w="2045" w:type="dxa"/>
            <w:tcMar>
              <w:top w:w="80" w:type="dxa"/>
              <w:left w:w="80" w:type="dxa"/>
              <w:bottom w:w="80" w:type="dxa"/>
              <w:right w:w="80" w:type="dxa"/>
            </w:tcMar>
            <w:vAlign w:val="center"/>
          </w:tcPr>
          <w:p w14:paraId="10EF289D" w14:textId="77777777" w:rsidR="00DA0C49" w:rsidRDefault="00B10EEA">
            <w:pPr>
              <w:spacing w:after="0"/>
            </w:pPr>
            <w:r>
              <w:rPr>
                <w:sz w:val="15"/>
              </w:rPr>
              <w:t>Days 121–150</w:t>
            </w:r>
          </w:p>
        </w:tc>
        <w:tc>
          <w:tcPr>
            <w:tcW w:w="2045" w:type="dxa"/>
            <w:tcMar>
              <w:top w:w="80" w:type="dxa"/>
              <w:left w:w="80" w:type="dxa"/>
              <w:bottom w:w="80" w:type="dxa"/>
              <w:right w:w="80" w:type="dxa"/>
            </w:tcMar>
            <w:vAlign w:val="center"/>
          </w:tcPr>
          <w:p w14:paraId="41F5BC38" w14:textId="77777777" w:rsidR="00DA0C49" w:rsidRDefault="00B10EEA">
            <w:pPr>
              <w:spacing w:after="0"/>
            </w:pPr>
            <w:r>
              <w:rPr>
                <w:sz w:val="15"/>
              </w:rPr>
              <w:t>Closed-loop learning</w:t>
            </w:r>
          </w:p>
        </w:tc>
        <w:tc>
          <w:tcPr>
            <w:tcW w:w="2045" w:type="dxa"/>
            <w:tcMar>
              <w:top w:w="80" w:type="dxa"/>
              <w:left w:w="80" w:type="dxa"/>
              <w:bottom w:w="80" w:type="dxa"/>
              <w:right w:w="80" w:type="dxa"/>
            </w:tcMar>
            <w:vAlign w:val="center"/>
          </w:tcPr>
          <w:p w14:paraId="0B427821" w14:textId="77777777" w:rsidR="00DA0C49" w:rsidRDefault="00B10EEA">
            <w:pPr>
              <w:spacing w:after="0"/>
            </w:pPr>
            <w:r>
              <w:rPr>
                <w:sz w:val="15"/>
              </w:rPr>
              <w:t>Denial prevention rule proposal, payer behavior memory, attribution engine, automated KPI impact calculation</w:t>
            </w:r>
            <w:ins w:id="394" w:author="Claude" w:date="2026-10-02T09:00:00Z">
              <w:r>
                <w:rPr>
                  <w:sz w:val="15"/>
                </w:rPr>
                <w:t>; penetration test and remediation</w:t>
              </w:r>
            </w:ins>
          </w:p>
        </w:tc>
        <w:tc>
          <w:tcPr>
            <w:tcW w:w="2045" w:type="dxa"/>
            <w:tcMar>
              <w:top w:w="80" w:type="dxa"/>
              <w:left w:w="80" w:type="dxa"/>
              <w:bottom w:w="80" w:type="dxa"/>
              <w:right w:w="80" w:type="dxa"/>
            </w:tcMar>
            <w:vAlign w:val="center"/>
          </w:tcPr>
          <w:p w14:paraId="10073DEB" w14:textId="77777777" w:rsidR="00DA0C49" w:rsidRDefault="00B10EEA">
            <w:pPr>
              <w:spacing w:after="0"/>
            </w:pPr>
            <w:r>
              <w:rPr>
                <w:sz w:val="15"/>
              </w:rPr>
              <w:t>Manager rule approval process and monthly outcome review</w:t>
            </w:r>
          </w:p>
        </w:tc>
        <w:tc>
          <w:tcPr>
            <w:tcW w:w="2045" w:type="dxa"/>
            <w:tcMar>
              <w:top w:w="80" w:type="dxa"/>
              <w:left w:w="80" w:type="dxa"/>
              <w:bottom w:w="80" w:type="dxa"/>
              <w:right w:w="80" w:type="dxa"/>
            </w:tcMar>
            <w:vAlign w:val="center"/>
          </w:tcPr>
          <w:p w14:paraId="00DF0F21" w14:textId="77777777" w:rsidR="00DA0C49" w:rsidRDefault="00B10EEA">
            <w:pPr>
              <w:spacing w:after="0"/>
            </w:pPr>
            <w:r>
              <w:rPr>
                <w:sz w:val="15"/>
              </w:rPr>
              <w:t>Confirmed prevention/recovery attribution; rule promotion process operational</w:t>
            </w:r>
          </w:p>
        </w:tc>
      </w:tr>
      <w:tr w:rsidR="00DA0C49" w14:paraId="3A4F253F" w14:textId="77777777">
        <w:trPr>
          <w:cantSplit/>
          <w:jc w:val="center"/>
        </w:trPr>
        <w:tc>
          <w:tcPr>
            <w:tcW w:w="2045" w:type="dxa"/>
            <w:shd w:val="clear" w:color="auto" w:fill="F3F6F9"/>
            <w:tcMar>
              <w:top w:w="80" w:type="dxa"/>
              <w:left w:w="80" w:type="dxa"/>
              <w:bottom w:w="80" w:type="dxa"/>
              <w:right w:w="80" w:type="dxa"/>
            </w:tcMar>
            <w:vAlign w:val="center"/>
          </w:tcPr>
          <w:p w14:paraId="1F354825" w14:textId="77777777" w:rsidR="00DA0C49" w:rsidRDefault="00B10EEA">
            <w:pPr>
              <w:spacing w:after="0"/>
            </w:pPr>
            <w:r>
              <w:rPr>
                <w:sz w:val="15"/>
              </w:rPr>
              <w:t>Days 151–180</w:t>
            </w:r>
          </w:p>
        </w:tc>
        <w:tc>
          <w:tcPr>
            <w:tcW w:w="2045" w:type="dxa"/>
            <w:shd w:val="clear" w:color="auto" w:fill="F3F6F9"/>
            <w:tcMar>
              <w:top w:w="80" w:type="dxa"/>
              <w:left w:w="80" w:type="dxa"/>
              <w:bottom w:w="80" w:type="dxa"/>
              <w:right w:w="80" w:type="dxa"/>
            </w:tcMar>
            <w:vAlign w:val="center"/>
          </w:tcPr>
          <w:p w14:paraId="5A1D7590" w14:textId="77777777" w:rsidR="00DA0C49" w:rsidRDefault="00B10EEA">
            <w:pPr>
              <w:spacing w:after="0"/>
            </w:pPr>
            <w:r>
              <w:rPr>
                <w:sz w:val="15"/>
              </w:rPr>
              <w:t>Production hardening + expansion</w:t>
            </w:r>
          </w:p>
        </w:tc>
        <w:tc>
          <w:tcPr>
            <w:tcW w:w="2045" w:type="dxa"/>
            <w:shd w:val="clear" w:color="auto" w:fill="F3F6F9"/>
            <w:tcMar>
              <w:top w:w="80" w:type="dxa"/>
              <w:left w:w="80" w:type="dxa"/>
              <w:bottom w:w="80" w:type="dxa"/>
              <w:right w:w="80" w:type="dxa"/>
            </w:tcMar>
            <w:vAlign w:val="center"/>
          </w:tcPr>
          <w:p w14:paraId="37340DC3" w14:textId="77777777" w:rsidR="00DA0C49" w:rsidRDefault="00B10EEA">
            <w:pPr>
              <w:spacing w:after="0"/>
            </w:pPr>
            <w:r>
              <w:rPr>
                <w:sz w:val="15"/>
              </w:rPr>
              <w:t>Write-back pilot, payment/posting preparation, cash forecast, multi-client configuration, reliability/observability</w:t>
            </w:r>
            <w:ins w:id="395" w:author="Claude" w:date="2026-10-02T09:00:00Z">
              <w:r>
                <w:rPr>
                  <w:sz w:val="15"/>
                </w:rPr>
                <w:t>; SOC 2 readiness evidence and assurance timeline confirmed</w:t>
              </w:r>
            </w:ins>
          </w:p>
        </w:tc>
        <w:tc>
          <w:tcPr>
            <w:tcW w:w="2045" w:type="dxa"/>
            <w:shd w:val="clear" w:color="auto" w:fill="F3F6F9"/>
            <w:tcMar>
              <w:top w:w="80" w:type="dxa"/>
              <w:left w:w="80" w:type="dxa"/>
              <w:bottom w:w="80" w:type="dxa"/>
              <w:right w:w="80" w:type="dxa"/>
            </w:tcMar>
            <w:vAlign w:val="center"/>
          </w:tcPr>
          <w:p w14:paraId="6300B7F9" w14:textId="77777777" w:rsidR="00DA0C49" w:rsidRDefault="00B10EEA">
            <w:pPr>
              <w:spacing w:after="0"/>
            </w:pPr>
            <w:r>
              <w:rPr>
                <w:sz w:val="15"/>
              </w:rPr>
              <w:t>Second design partner onboarding; SOP standardization; commercialization package</w:t>
            </w:r>
          </w:p>
        </w:tc>
        <w:tc>
          <w:tcPr>
            <w:tcW w:w="2045" w:type="dxa"/>
            <w:shd w:val="clear" w:color="auto" w:fill="F3F6F9"/>
            <w:tcMar>
              <w:top w:w="80" w:type="dxa"/>
              <w:left w:w="80" w:type="dxa"/>
              <w:bottom w:w="80" w:type="dxa"/>
              <w:right w:w="80" w:type="dxa"/>
            </w:tcMar>
            <w:vAlign w:val="center"/>
          </w:tcPr>
          <w:p w14:paraId="2D9EA5E6" w14:textId="77777777" w:rsidR="00DA0C49" w:rsidRDefault="00B10EEA">
            <w:pPr>
              <w:spacing w:after="0"/>
            </w:pPr>
            <w:r>
              <w:rPr>
                <w:sz w:val="15"/>
              </w:rPr>
              <w:t>Repeatable onboarding, validated value case, prioritized Phase 2 backlog</w:t>
            </w:r>
          </w:p>
        </w:tc>
      </w:tr>
    </w:tbl>
    <w:p w14:paraId="0954C0AD" w14:textId="77777777" w:rsidR="008B20BB" w:rsidRDefault="00000000">
      <w:pPr>
        <w:pStyle w:val="Heading1"/>
        <w:rPr>
          <w:ins w:id="396" w:author="Claude" w:date="2026-10-02T09:00:00Z"/>
        </w:rPr>
      </w:pPr>
      <w:bookmarkStart w:id="397" w:name="_Toc9000014"/>
      <w:bookmarkStart w:id="398" w:name="_Toc242031669"/>
      <w:ins w:id="399" w:author="Claude" w:date="2026-10-02T09:00:00Z">
        <w:r>
          <w:t>11A. Key dependencies and risks</w:t>
        </w:r>
        <w:bookmarkEnd w:id="397"/>
        <w:bookmarkEnd w:id="398"/>
      </w:ins>
    </w:p>
    <w:tbl>
      <w:tblPr>
        <w:tblStyle w:val="TableGrid"/>
        <w:tblW w:w="0" w:type="auto"/>
        <w:jc w:val="center"/>
        <w:tblLook w:val="04A0" w:firstRow="1" w:lastRow="0" w:firstColumn="1" w:lastColumn="0" w:noHBand="0" w:noVBand="1"/>
      </w:tblPr>
      <w:tblGrid>
        <w:gridCol w:w="2297"/>
        <w:gridCol w:w="2199"/>
        <w:gridCol w:w="3919"/>
        <w:gridCol w:w="1799"/>
      </w:tblGrid>
      <w:tr w:rsidR="008B20BB" w14:paraId="37739807" w14:textId="77777777">
        <w:trPr>
          <w:cantSplit/>
          <w:tblHeader/>
          <w:jc w:val="center"/>
          <w:ins w:id="400" w:author="Claude" w:date="2026-10-02T09:00:00Z"/>
        </w:trPr>
        <w:tc>
          <w:tcPr>
            <w:tcW w:w="2300" w:type="dxa"/>
            <w:shd w:val="clear" w:color="auto" w:fill="17365D"/>
            <w:tcMar>
              <w:top w:w="80" w:type="dxa"/>
              <w:left w:w="80" w:type="dxa"/>
              <w:bottom w:w="80" w:type="dxa"/>
              <w:right w:w="80" w:type="dxa"/>
            </w:tcMar>
            <w:vAlign w:val="center"/>
          </w:tcPr>
          <w:p w14:paraId="137057B6" w14:textId="77777777" w:rsidR="008B20BB" w:rsidRDefault="00000000">
            <w:pPr>
              <w:spacing w:after="0"/>
              <w:rPr>
                <w:ins w:id="401" w:author="Claude" w:date="2026-10-02T09:00:00Z"/>
              </w:rPr>
            </w:pPr>
            <w:ins w:id="402" w:author="Claude" w:date="2026-10-02T09:00:00Z">
              <w:r>
                <w:rPr>
                  <w:b/>
                  <w:color w:val="FFFFFF"/>
                  <w:sz w:val="15"/>
                </w:rPr>
                <w:t>Risk / dependency</w:t>
              </w:r>
            </w:ins>
          </w:p>
        </w:tc>
        <w:tc>
          <w:tcPr>
            <w:tcW w:w="2200" w:type="dxa"/>
            <w:shd w:val="clear" w:color="auto" w:fill="17365D"/>
            <w:tcMar>
              <w:top w:w="80" w:type="dxa"/>
              <w:left w:w="80" w:type="dxa"/>
              <w:bottom w:w="80" w:type="dxa"/>
              <w:right w:w="80" w:type="dxa"/>
            </w:tcMar>
            <w:vAlign w:val="center"/>
          </w:tcPr>
          <w:p w14:paraId="57E190B2" w14:textId="77777777" w:rsidR="008B20BB" w:rsidRDefault="00000000">
            <w:pPr>
              <w:spacing w:after="0"/>
              <w:rPr>
                <w:ins w:id="403" w:author="Claude" w:date="2026-10-02T09:00:00Z"/>
              </w:rPr>
            </w:pPr>
            <w:ins w:id="404" w:author="Claude" w:date="2026-10-02T09:00:00Z">
              <w:r>
                <w:rPr>
                  <w:b/>
                  <w:color w:val="FFFFFF"/>
                  <w:sz w:val="15"/>
                </w:rPr>
                <w:t>Impact</w:t>
              </w:r>
            </w:ins>
          </w:p>
        </w:tc>
        <w:tc>
          <w:tcPr>
            <w:tcW w:w="3924" w:type="dxa"/>
            <w:shd w:val="clear" w:color="auto" w:fill="17365D"/>
            <w:tcMar>
              <w:top w:w="80" w:type="dxa"/>
              <w:left w:w="80" w:type="dxa"/>
              <w:bottom w:w="80" w:type="dxa"/>
              <w:right w:w="80" w:type="dxa"/>
            </w:tcMar>
            <w:vAlign w:val="center"/>
          </w:tcPr>
          <w:p w14:paraId="0378E39F" w14:textId="77777777" w:rsidR="008B20BB" w:rsidRDefault="00000000">
            <w:pPr>
              <w:spacing w:after="0"/>
              <w:rPr>
                <w:ins w:id="405" w:author="Claude" w:date="2026-10-02T09:00:00Z"/>
              </w:rPr>
            </w:pPr>
            <w:ins w:id="406" w:author="Claude" w:date="2026-10-02T09:00:00Z">
              <w:r>
                <w:rPr>
                  <w:b/>
                  <w:color w:val="FFFFFF"/>
                  <w:sz w:val="15"/>
                </w:rPr>
                <w:t>Mitigation</w:t>
              </w:r>
            </w:ins>
          </w:p>
        </w:tc>
        <w:tc>
          <w:tcPr>
            <w:tcW w:w="1800" w:type="dxa"/>
            <w:shd w:val="clear" w:color="auto" w:fill="17365D"/>
            <w:tcMar>
              <w:top w:w="80" w:type="dxa"/>
              <w:left w:w="80" w:type="dxa"/>
              <w:bottom w:w="80" w:type="dxa"/>
              <w:right w:w="80" w:type="dxa"/>
            </w:tcMar>
            <w:vAlign w:val="center"/>
          </w:tcPr>
          <w:p w14:paraId="4FC0EDE7" w14:textId="77777777" w:rsidR="008B20BB" w:rsidRDefault="00000000">
            <w:pPr>
              <w:spacing w:after="0"/>
              <w:rPr>
                <w:ins w:id="407" w:author="Claude" w:date="2026-10-02T09:00:00Z"/>
              </w:rPr>
            </w:pPr>
            <w:ins w:id="408" w:author="Claude" w:date="2026-10-02T09:00:00Z">
              <w:r>
                <w:rPr>
                  <w:b/>
                  <w:color w:val="FFFFFF"/>
                  <w:sz w:val="15"/>
                </w:rPr>
                <w:t>Owner</w:t>
              </w:r>
            </w:ins>
          </w:p>
        </w:tc>
      </w:tr>
      <w:tr w:rsidR="008B20BB" w14:paraId="2642CA88" w14:textId="77777777">
        <w:trPr>
          <w:cantSplit/>
          <w:jc w:val="center"/>
          <w:ins w:id="409" w:author="Claude" w:date="2026-10-02T09:00:00Z"/>
        </w:trPr>
        <w:tc>
          <w:tcPr>
            <w:tcW w:w="2300" w:type="dxa"/>
            <w:tcMar>
              <w:top w:w="80" w:type="dxa"/>
              <w:left w:w="80" w:type="dxa"/>
              <w:bottom w:w="80" w:type="dxa"/>
              <w:right w:w="80" w:type="dxa"/>
            </w:tcMar>
            <w:vAlign w:val="center"/>
          </w:tcPr>
          <w:p w14:paraId="689C079A" w14:textId="77777777" w:rsidR="008B20BB" w:rsidRDefault="00000000">
            <w:pPr>
              <w:spacing w:after="0"/>
              <w:rPr>
                <w:ins w:id="410" w:author="Claude" w:date="2026-10-02T09:00:00Z"/>
              </w:rPr>
            </w:pPr>
            <w:ins w:id="411" w:author="Claude" w:date="2026-10-02T09:00:00Z">
              <w:r>
                <w:rPr>
                  <w:sz w:val="15"/>
                </w:rPr>
                <w:t>Design-partner data access and BAA delays</w:t>
              </w:r>
            </w:ins>
          </w:p>
        </w:tc>
        <w:tc>
          <w:tcPr>
            <w:tcW w:w="2200" w:type="dxa"/>
            <w:tcMar>
              <w:top w:w="80" w:type="dxa"/>
              <w:left w:w="80" w:type="dxa"/>
              <w:bottom w:w="80" w:type="dxa"/>
              <w:right w:w="80" w:type="dxa"/>
            </w:tcMar>
            <w:vAlign w:val="center"/>
          </w:tcPr>
          <w:p w14:paraId="44DC8E97" w14:textId="77777777" w:rsidR="008B20BB" w:rsidRDefault="00000000">
            <w:pPr>
              <w:spacing w:after="0"/>
              <w:rPr>
                <w:ins w:id="412" w:author="Claude" w:date="2026-10-02T09:00:00Z"/>
              </w:rPr>
            </w:pPr>
            <w:ins w:id="413" w:author="Claude" w:date="2026-10-02T09:00:00Z">
              <w:r>
                <w:rPr>
                  <w:sz w:val="15"/>
                </w:rPr>
                <w:t>Shadow mode and live-assist milestones slip</w:t>
              </w:r>
            </w:ins>
          </w:p>
        </w:tc>
        <w:tc>
          <w:tcPr>
            <w:tcW w:w="3924" w:type="dxa"/>
            <w:tcMar>
              <w:top w:w="80" w:type="dxa"/>
              <w:left w:w="80" w:type="dxa"/>
              <w:bottom w:w="80" w:type="dxa"/>
              <w:right w:w="80" w:type="dxa"/>
            </w:tcMar>
            <w:vAlign w:val="center"/>
          </w:tcPr>
          <w:p w14:paraId="5C57030E" w14:textId="77777777" w:rsidR="008B20BB" w:rsidRDefault="00000000">
            <w:pPr>
              <w:spacing w:after="0"/>
              <w:rPr>
                <w:ins w:id="414" w:author="Claude" w:date="2026-10-02T09:00:00Z"/>
              </w:rPr>
            </w:pPr>
            <w:ins w:id="415" w:author="Claude" w:date="2026-10-02T09:00:00Z">
              <w:r>
                <w:rPr>
                  <w:sz w:val="15"/>
                </w:rPr>
                <w:t>Start contracting in Week 1; use de-identified or synthetic data for early engineering; line up a backup partner</w:t>
              </w:r>
            </w:ins>
          </w:p>
        </w:tc>
        <w:tc>
          <w:tcPr>
            <w:tcW w:w="1800" w:type="dxa"/>
            <w:tcMar>
              <w:top w:w="80" w:type="dxa"/>
              <w:left w:w="80" w:type="dxa"/>
              <w:bottom w:w="80" w:type="dxa"/>
              <w:right w:w="80" w:type="dxa"/>
            </w:tcMar>
            <w:vAlign w:val="center"/>
          </w:tcPr>
          <w:p w14:paraId="111D25E0" w14:textId="77777777" w:rsidR="008B20BB" w:rsidRDefault="00000000">
            <w:pPr>
              <w:spacing w:after="0"/>
              <w:rPr>
                <w:ins w:id="416" w:author="Claude" w:date="2026-10-02T09:00:00Z"/>
              </w:rPr>
            </w:pPr>
            <w:ins w:id="417" w:author="Claude" w:date="2026-10-02T09:00:00Z">
              <w:r>
                <w:rPr>
                  <w:sz w:val="15"/>
                </w:rPr>
                <w:t>Leadership + Implementation</w:t>
              </w:r>
            </w:ins>
          </w:p>
        </w:tc>
      </w:tr>
      <w:tr w:rsidR="008B20BB" w14:paraId="375FD3C4" w14:textId="77777777">
        <w:trPr>
          <w:cantSplit/>
          <w:jc w:val="center"/>
          <w:ins w:id="418" w:author="Claude" w:date="2026-10-02T09:00:00Z"/>
        </w:trPr>
        <w:tc>
          <w:tcPr>
            <w:tcW w:w="2300" w:type="dxa"/>
            <w:tcMar>
              <w:top w:w="80" w:type="dxa"/>
              <w:left w:w="80" w:type="dxa"/>
              <w:bottom w:w="80" w:type="dxa"/>
              <w:right w:w="80" w:type="dxa"/>
            </w:tcMar>
            <w:vAlign w:val="center"/>
          </w:tcPr>
          <w:p w14:paraId="6B609A2C" w14:textId="77777777" w:rsidR="008B20BB" w:rsidRDefault="00000000">
            <w:pPr>
              <w:spacing w:after="0"/>
              <w:rPr>
                <w:ins w:id="419" w:author="Claude" w:date="2026-10-02T09:00:00Z"/>
              </w:rPr>
            </w:pPr>
            <w:ins w:id="420" w:author="Claude" w:date="2026-10-02T09:00:00Z">
              <w:r>
                <w:rPr>
                  <w:sz w:val="15"/>
                </w:rPr>
                <w:t>Identity resolution and source data quality</w:t>
              </w:r>
            </w:ins>
          </w:p>
        </w:tc>
        <w:tc>
          <w:tcPr>
            <w:tcW w:w="2200" w:type="dxa"/>
            <w:tcMar>
              <w:top w:w="80" w:type="dxa"/>
              <w:left w:w="80" w:type="dxa"/>
              <w:bottom w:w="80" w:type="dxa"/>
              <w:right w:w="80" w:type="dxa"/>
            </w:tcMar>
            <w:vAlign w:val="center"/>
          </w:tcPr>
          <w:p w14:paraId="740770DC" w14:textId="77777777" w:rsidR="008B20BB" w:rsidRDefault="00000000">
            <w:pPr>
              <w:spacing w:after="0"/>
              <w:rPr>
                <w:ins w:id="421" w:author="Claude" w:date="2026-10-02T09:00:00Z"/>
              </w:rPr>
            </w:pPr>
            <w:ins w:id="422" w:author="Claude" w:date="2026-10-02T09:00:00Z">
              <w:r>
                <w:rPr>
                  <w:sz w:val="15"/>
                </w:rPr>
                <w:t>Wrong claim/remit/payment matches; unreliable KPIs and attribution</w:t>
              </w:r>
            </w:ins>
          </w:p>
        </w:tc>
        <w:tc>
          <w:tcPr>
            <w:tcW w:w="3924" w:type="dxa"/>
            <w:tcMar>
              <w:top w:w="80" w:type="dxa"/>
              <w:left w:w="80" w:type="dxa"/>
              <w:bottom w:w="80" w:type="dxa"/>
              <w:right w:w="80" w:type="dxa"/>
            </w:tcMar>
            <w:vAlign w:val="center"/>
          </w:tcPr>
          <w:p w14:paraId="5C8190E5" w14:textId="77777777" w:rsidR="008B20BB" w:rsidRDefault="00000000">
            <w:pPr>
              <w:spacing w:after="0"/>
              <w:rPr>
                <w:ins w:id="423" w:author="Claude" w:date="2026-10-02T09:00:00Z"/>
              </w:rPr>
            </w:pPr>
            <w:ins w:id="424" w:author="Claude" w:date="2026-10-02T09:00:00Z">
              <w:r>
                <w:rPr>
                  <w:sz w:val="15"/>
                </w:rPr>
                <w:t>Match-confidence scores, steward queue, per-partner data-quality scorecard; no automation on low-confidence matches</w:t>
              </w:r>
            </w:ins>
          </w:p>
        </w:tc>
        <w:tc>
          <w:tcPr>
            <w:tcW w:w="1800" w:type="dxa"/>
            <w:tcMar>
              <w:top w:w="80" w:type="dxa"/>
              <w:left w:w="80" w:type="dxa"/>
              <w:bottom w:w="80" w:type="dxa"/>
              <w:right w:w="80" w:type="dxa"/>
            </w:tcMar>
            <w:vAlign w:val="center"/>
          </w:tcPr>
          <w:p w14:paraId="71A08D76" w14:textId="77777777" w:rsidR="008B20BB" w:rsidRDefault="00000000">
            <w:pPr>
              <w:spacing w:after="0"/>
              <w:rPr>
                <w:ins w:id="425" w:author="Claude" w:date="2026-10-02T09:00:00Z"/>
              </w:rPr>
            </w:pPr>
            <w:ins w:id="426" w:author="Claude" w:date="2026-10-02T09:00:00Z">
              <w:r>
                <w:rPr>
                  <w:sz w:val="15"/>
                </w:rPr>
                <w:t>Data architect</w:t>
              </w:r>
            </w:ins>
          </w:p>
        </w:tc>
      </w:tr>
      <w:tr w:rsidR="008B20BB" w14:paraId="161B05F5" w14:textId="77777777">
        <w:trPr>
          <w:cantSplit/>
          <w:jc w:val="center"/>
          <w:ins w:id="427" w:author="Claude" w:date="2026-10-02T09:00:00Z"/>
        </w:trPr>
        <w:tc>
          <w:tcPr>
            <w:tcW w:w="2300" w:type="dxa"/>
            <w:tcMar>
              <w:top w:w="80" w:type="dxa"/>
              <w:left w:w="80" w:type="dxa"/>
              <w:bottom w:w="80" w:type="dxa"/>
              <w:right w:w="80" w:type="dxa"/>
            </w:tcMar>
            <w:vAlign w:val="center"/>
          </w:tcPr>
          <w:p w14:paraId="724BCF41" w14:textId="77777777" w:rsidR="008B20BB" w:rsidRDefault="00000000">
            <w:pPr>
              <w:spacing w:after="0"/>
              <w:rPr>
                <w:ins w:id="428" w:author="Claude" w:date="2026-10-02T09:00:00Z"/>
              </w:rPr>
            </w:pPr>
            <w:ins w:id="429" w:author="Claude" w:date="2026-10-02T09:00:00Z">
              <w:r>
                <w:rPr>
                  <w:sz w:val="15"/>
                </w:rPr>
                <w:t>Fee schedules / contracts unavailable or unreliable</w:t>
              </w:r>
            </w:ins>
          </w:p>
        </w:tc>
        <w:tc>
          <w:tcPr>
            <w:tcW w:w="2200" w:type="dxa"/>
            <w:tcMar>
              <w:top w:w="80" w:type="dxa"/>
              <w:left w:w="80" w:type="dxa"/>
              <w:bottom w:w="80" w:type="dxa"/>
              <w:right w:w="80" w:type="dxa"/>
            </w:tcMar>
            <w:vAlign w:val="center"/>
          </w:tcPr>
          <w:p w14:paraId="615AF4A3" w14:textId="77777777" w:rsidR="008B20BB" w:rsidRDefault="00000000">
            <w:pPr>
              <w:spacing w:after="0"/>
              <w:rPr>
                <w:ins w:id="430" w:author="Claude" w:date="2026-10-02T09:00:00Z"/>
              </w:rPr>
            </w:pPr>
            <w:ins w:id="431" w:author="Claude" w:date="2026-10-02T09:00:00Z">
              <w:r>
                <w:rPr>
                  <w:sz w:val="15"/>
                </w:rPr>
                <w:t>A10 cannot be a proof pillar</w:t>
              </w:r>
            </w:ins>
          </w:p>
        </w:tc>
        <w:tc>
          <w:tcPr>
            <w:tcW w:w="3924" w:type="dxa"/>
            <w:tcMar>
              <w:top w:w="80" w:type="dxa"/>
              <w:left w:w="80" w:type="dxa"/>
              <w:bottom w:w="80" w:type="dxa"/>
              <w:right w:w="80" w:type="dxa"/>
            </w:tcMar>
            <w:vAlign w:val="center"/>
          </w:tcPr>
          <w:p w14:paraId="7967ED26" w14:textId="77777777" w:rsidR="008B20BB" w:rsidRDefault="00000000">
            <w:pPr>
              <w:spacing w:after="0"/>
              <w:rPr>
                <w:ins w:id="432" w:author="Claude" w:date="2026-10-02T09:00:00Z"/>
              </w:rPr>
            </w:pPr>
            <w:ins w:id="433" w:author="Claude" w:date="2026-10-02T09:00:00Z">
              <w:r>
                <w:rPr>
                  <w:sz w:val="15"/>
                </w:rPr>
                <w:t>Payer-history expected-allowed fallback; prioritize partners with contracts; contract-extraction pilot</w:t>
              </w:r>
            </w:ins>
          </w:p>
        </w:tc>
        <w:tc>
          <w:tcPr>
            <w:tcW w:w="1800" w:type="dxa"/>
            <w:tcMar>
              <w:top w:w="80" w:type="dxa"/>
              <w:left w:w="80" w:type="dxa"/>
              <w:bottom w:w="80" w:type="dxa"/>
              <w:right w:w="80" w:type="dxa"/>
            </w:tcMar>
            <w:vAlign w:val="center"/>
          </w:tcPr>
          <w:p w14:paraId="2301C624" w14:textId="77777777" w:rsidR="008B20BB" w:rsidRDefault="00000000">
            <w:pPr>
              <w:spacing w:after="0"/>
              <w:rPr>
                <w:ins w:id="434" w:author="Claude" w:date="2026-10-02T09:00:00Z"/>
              </w:rPr>
            </w:pPr>
            <w:ins w:id="435" w:author="Claude" w:date="2026-10-02T09:00:00Z">
              <w:r>
                <w:rPr>
                  <w:sz w:val="15"/>
                </w:rPr>
                <w:t>RCM domain lead</w:t>
              </w:r>
            </w:ins>
          </w:p>
        </w:tc>
      </w:tr>
      <w:tr w:rsidR="008B20BB" w14:paraId="6C833736" w14:textId="77777777">
        <w:trPr>
          <w:cantSplit/>
          <w:jc w:val="center"/>
          <w:ins w:id="436" w:author="Claude" w:date="2026-10-02T09:00:00Z"/>
        </w:trPr>
        <w:tc>
          <w:tcPr>
            <w:tcW w:w="2300" w:type="dxa"/>
            <w:tcMar>
              <w:top w:w="80" w:type="dxa"/>
              <w:left w:w="80" w:type="dxa"/>
              <w:bottom w:w="80" w:type="dxa"/>
              <w:right w:w="80" w:type="dxa"/>
            </w:tcMar>
            <w:vAlign w:val="center"/>
          </w:tcPr>
          <w:p w14:paraId="25C0484B" w14:textId="77777777" w:rsidR="008B20BB" w:rsidRDefault="00000000">
            <w:pPr>
              <w:spacing w:after="0"/>
              <w:rPr>
                <w:ins w:id="437" w:author="Claude" w:date="2026-10-02T09:00:00Z"/>
              </w:rPr>
            </w:pPr>
            <w:ins w:id="438" w:author="Claude" w:date="2026-10-02T09:00:00Z">
              <w:r>
                <w:rPr>
                  <w:sz w:val="15"/>
                </w:rPr>
                <w:t>Thin payer/client-level volume (cold start)</w:t>
              </w:r>
            </w:ins>
          </w:p>
        </w:tc>
        <w:tc>
          <w:tcPr>
            <w:tcW w:w="2200" w:type="dxa"/>
            <w:tcMar>
              <w:top w:w="80" w:type="dxa"/>
              <w:left w:w="80" w:type="dxa"/>
              <w:bottom w:w="80" w:type="dxa"/>
              <w:right w:w="80" w:type="dxa"/>
            </w:tcMar>
            <w:vAlign w:val="center"/>
          </w:tcPr>
          <w:p w14:paraId="5CA2393D" w14:textId="77777777" w:rsidR="008B20BB" w:rsidRDefault="00000000">
            <w:pPr>
              <w:spacing w:after="0"/>
              <w:rPr>
                <w:ins w:id="439" w:author="Claude" w:date="2026-10-02T09:00:00Z"/>
              </w:rPr>
            </w:pPr>
            <w:ins w:id="440" w:author="Claude" w:date="2026-10-02T09:00:00Z">
              <w:r>
                <w:rPr>
                  <w:sz w:val="15"/>
                </w:rPr>
                <w:t>Unstable predictions; false positives erode user trust</w:t>
              </w:r>
            </w:ins>
          </w:p>
        </w:tc>
        <w:tc>
          <w:tcPr>
            <w:tcW w:w="3924" w:type="dxa"/>
            <w:tcMar>
              <w:top w:w="80" w:type="dxa"/>
              <w:left w:w="80" w:type="dxa"/>
              <w:bottom w:w="80" w:type="dxa"/>
              <w:right w:w="80" w:type="dxa"/>
            </w:tcMar>
            <w:vAlign w:val="center"/>
          </w:tcPr>
          <w:p w14:paraId="567ACAC0" w14:textId="77777777" w:rsidR="008B20BB" w:rsidRDefault="00000000">
            <w:pPr>
              <w:spacing w:after="0"/>
              <w:rPr>
                <w:ins w:id="441" w:author="Claude" w:date="2026-10-02T09:00:00Z"/>
              </w:rPr>
            </w:pPr>
            <w:ins w:id="442" w:author="Claude" w:date="2026-10-02T09:00:00Z">
              <w:r>
                <w:rPr>
                  <w:sz w:val="15"/>
                </w:rPr>
                <w:t>Rules first, pooled priors, calibration and uncertainty display, conservative thresholds, shadow validation</w:t>
              </w:r>
            </w:ins>
          </w:p>
        </w:tc>
        <w:tc>
          <w:tcPr>
            <w:tcW w:w="1800" w:type="dxa"/>
            <w:tcMar>
              <w:top w:w="80" w:type="dxa"/>
              <w:left w:w="80" w:type="dxa"/>
              <w:bottom w:w="80" w:type="dxa"/>
              <w:right w:w="80" w:type="dxa"/>
            </w:tcMar>
            <w:vAlign w:val="center"/>
          </w:tcPr>
          <w:p w14:paraId="3FC10FAD" w14:textId="77777777" w:rsidR="008B20BB" w:rsidRDefault="00000000">
            <w:pPr>
              <w:spacing w:after="0"/>
              <w:rPr>
                <w:ins w:id="443" w:author="Claude" w:date="2026-10-02T09:00:00Z"/>
              </w:rPr>
            </w:pPr>
            <w:ins w:id="444" w:author="Claude" w:date="2026-10-02T09:00:00Z">
              <w:r>
                <w:rPr>
                  <w:sz w:val="15"/>
                </w:rPr>
                <w:t>AI/ML engineer</w:t>
              </w:r>
            </w:ins>
          </w:p>
        </w:tc>
      </w:tr>
      <w:tr w:rsidR="008B20BB" w14:paraId="46AC896B" w14:textId="77777777">
        <w:trPr>
          <w:cantSplit/>
          <w:jc w:val="center"/>
          <w:ins w:id="445" w:author="Claude" w:date="2026-10-02T09:00:00Z"/>
        </w:trPr>
        <w:tc>
          <w:tcPr>
            <w:tcW w:w="2300" w:type="dxa"/>
            <w:tcMar>
              <w:top w:w="80" w:type="dxa"/>
              <w:left w:w="80" w:type="dxa"/>
              <w:bottom w:w="80" w:type="dxa"/>
              <w:right w:w="80" w:type="dxa"/>
            </w:tcMar>
            <w:vAlign w:val="center"/>
          </w:tcPr>
          <w:p w14:paraId="00EA0AE2" w14:textId="77777777" w:rsidR="008B20BB" w:rsidRDefault="00000000">
            <w:pPr>
              <w:spacing w:after="0"/>
              <w:rPr>
                <w:ins w:id="446" w:author="Claude" w:date="2026-10-02T09:00:00Z"/>
              </w:rPr>
            </w:pPr>
            <w:ins w:id="447" w:author="Claude" w:date="2026-10-02T09:00:00Z">
              <w:r>
                <w:rPr>
                  <w:sz w:val="15"/>
                </w:rPr>
                <w:t>Key-person dependency on RCM domain expertise</w:t>
              </w:r>
            </w:ins>
          </w:p>
        </w:tc>
        <w:tc>
          <w:tcPr>
            <w:tcW w:w="2200" w:type="dxa"/>
            <w:tcMar>
              <w:top w:w="80" w:type="dxa"/>
              <w:left w:w="80" w:type="dxa"/>
              <w:bottom w:w="80" w:type="dxa"/>
              <w:right w:w="80" w:type="dxa"/>
            </w:tcMar>
            <w:vAlign w:val="center"/>
          </w:tcPr>
          <w:p w14:paraId="2DB021BF" w14:textId="77777777" w:rsidR="008B20BB" w:rsidRDefault="00000000">
            <w:pPr>
              <w:spacing w:after="0"/>
              <w:rPr>
                <w:ins w:id="448" w:author="Claude" w:date="2026-10-02T09:00:00Z"/>
              </w:rPr>
            </w:pPr>
            <w:ins w:id="449" w:author="Claude" w:date="2026-10-02T09:00:00Z">
              <w:r>
                <w:rPr>
                  <w:sz w:val="15"/>
                </w:rPr>
                <w:t>Payer rules, labels and SOPs become a bottleneck; quality risk</w:t>
              </w:r>
            </w:ins>
          </w:p>
        </w:tc>
        <w:tc>
          <w:tcPr>
            <w:tcW w:w="3924" w:type="dxa"/>
            <w:tcMar>
              <w:top w:w="80" w:type="dxa"/>
              <w:left w:w="80" w:type="dxa"/>
              <w:bottom w:w="80" w:type="dxa"/>
              <w:right w:w="80" w:type="dxa"/>
            </w:tcMar>
            <w:vAlign w:val="center"/>
          </w:tcPr>
          <w:p w14:paraId="590B6538" w14:textId="77777777" w:rsidR="008B20BB" w:rsidRDefault="00000000">
            <w:pPr>
              <w:spacing w:after="0"/>
              <w:rPr>
                <w:ins w:id="450" w:author="Claude" w:date="2026-10-02T09:00:00Z"/>
              </w:rPr>
            </w:pPr>
            <w:ins w:id="451" w:author="Claude" w:date="2026-10-02T09:00:00Z">
              <w:r>
                <w:rPr>
                  <w:sz w:val="15"/>
                </w:rPr>
                <w:t>Add a second RCM SME / certified coder; keep rules as versioned, peer-reviewed policy</w:t>
              </w:r>
            </w:ins>
          </w:p>
        </w:tc>
        <w:tc>
          <w:tcPr>
            <w:tcW w:w="1800" w:type="dxa"/>
            <w:tcMar>
              <w:top w:w="80" w:type="dxa"/>
              <w:left w:w="80" w:type="dxa"/>
              <w:bottom w:w="80" w:type="dxa"/>
              <w:right w:w="80" w:type="dxa"/>
            </w:tcMar>
            <w:vAlign w:val="center"/>
          </w:tcPr>
          <w:p w14:paraId="2536E99A" w14:textId="77777777" w:rsidR="008B20BB" w:rsidRDefault="00000000">
            <w:pPr>
              <w:spacing w:after="0"/>
              <w:rPr>
                <w:ins w:id="452" w:author="Claude" w:date="2026-10-02T09:00:00Z"/>
              </w:rPr>
            </w:pPr>
            <w:ins w:id="453" w:author="Claude" w:date="2026-10-02T09:00:00Z">
              <w:r>
                <w:rPr>
                  <w:sz w:val="15"/>
                </w:rPr>
                <w:t>Product lead</w:t>
              </w:r>
            </w:ins>
          </w:p>
        </w:tc>
      </w:tr>
      <w:tr w:rsidR="008B20BB" w14:paraId="7A9AC9C7" w14:textId="77777777">
        <w:trPr>
          <w:cantSplit/>
          <w:jc w:val="center"/>
          <w:ins w:id="454" w:author="Claude" w:date="2026-10-02T09:00:00Z"/>
        </w:trPr>
        <w:tc>
          <w:tcPr>
            <w:tcW w:w="2300" w:type="dxa"/>
            <w:tcMar>
              <w:top w:w="80" w:type="dxa"/>
              <w:left w:w="80" w:type="dxa"/>
              <w:bottom w:w="80" w:type="dxa"/>
              <w:right w:w="80" w:type="dxa"/>
            </w:tcMar>
            <w:vAlign w:val="center"/>
          </w:tcPr>
          <w:p w14:paraId="6420AADB" w14:textId="77777777" w:rsidR="008B20BB" w:rsidRDefault="00000000">
            <w:pPr>
              <w:spacing w:after="0"/>
              <w:rPr>
                <w:ins w:id="455" w:author="Claude" w:date="2026-10-02T09:00:00Z"/>
              </w:rPr>
            </w:pPr>
            <w:ins w:id="456" w:author="Claude" w:date="2026-10-02T09:00:00Z">
              <w:r>
                <w:rPr>
                  <w:sz w:val="15"/>
                </w:rPr>
                <w:t>Payer portal fragility and terms of service</w:t>
              </w:r>
            </w:ins>
          </w:p>
        </w:tc>
        <w:tc>
          <w:tcPr>
            <w:tcW w:w="2200" w:type="dxa"/>
            <w:tcMar>
              <w:top w:w="80" w:type="dxa"/>
              <w:left w:w="80" w:type="dxa"/>
              <w:bottom w:w="80" w:type="dxa"/>
              <w:right w:w="80" w:type="dxa"/>
            </w:tcMar>
            <w:vAlign w:val="center"/>
          </w:tcPr>
          <w:p w14:paraId="54477D5B" w14:textId="77777777" w:rsidR="008B20BB" w:rsidRDefault="00000000">
            <w:pPr>
              <w:spacing w:after="0"/>
              <w:rPr>
                <w:ins w:id="457" w:author="Claude" w:date="2026-10-02T09:00:00Z"/>
              </w:rPr>
            </w:pPr>
            <w:ins w:id="458" w:author="Claude" w:date="2026-10-02T09:00:00Z">
              <w:r>
                <w:rPr>
                  <w:sz w:val="15"/>
                </w:rPr>
                <w:t>Brittle automations; legal exposure</w:t>
              </w:r>
            </w:ins>
          </w:p>
        </w:tc>
        <w:tc>
          <w:tcPr>
            <w:tcW w:w="3924" w:type="dxa"/>
            <w:tcMar>
              <w:top w:w="80" w:type="dxa"/>
              <w:left w:w="80" w:type="dxa"/>
              <w:bottom w:w="80" w:type="dxa"/>
              <w:right w:w="80" w:type="dxa"/>
            </w:tcMar>
            <w:vAlign w:val="center"/>
          </w:tcPr>
          <w:p w14:paraId="55A0F82E" w14:textId="77777777" w:rsidR="008B20BB" w:rsidRDefault="00000000">
            <w:pPr>
              <w:spacing w:after="0"/>
              <w:rPr>
                <w:ins w:id="459" w:author="Claude" w:date="2026-10-02T09:00:00Z"/>
              </w:rPr>
            </w:pPr>
            <w:ins w:id="460" w:author="Claude" w:date="2026-10-02T09:00:00Z">
              <w:r>
                <w:rPr>
                  <w:sz w:val="15"/>
                </w:rPr>
                <w:t>API/EDI first; portal bots only where justified; legal review; monitoring and fallback queue</w:t>
              </w:r>
            </w:ins>
          </w:p>
        </w:tc>
        <w:tc>
          <w:tcPr>
            <w:tcW w:w="1800" w:type="dxa"/>
            <w:tcMar>
              <w:top w:w="80" w:type="dxa"/>
              <w:left w:w="80" w:type="dxa"/>
              <w:bottom w:w="80" w:type="dxa"/>
              <w:right w:w="80" w:type="dxa"/>
            </w:tcMar>
            <w:vAlign w:val="center"/>
          </w:tcPr>
          <w:p w14:paraId="1B5DDAAC" w14:textId="77777777" w:rsidR="008B20BB" w:rsidRDefault="00000000">
            <w:pPr>
              <w:spacing w:after="0"/>
              <w:rPr>
                <w:ins w:id="461" w:author="Claude" w:date="2026-10-02T09:00:00Z"/>
              </w:rPr>
            </w:pPr>
            <w:ins w:id="462" w:author="Claude" w:date="2026-10-02T09:00:00Z">
              <w:r>
                <w:rPr>
                  <w:sz w:val="15"/>
                </w:rPr>
                <w:t>Integration engineer + Legal</w:t>
              </w:r>
            </w:ins>
          </w:p>
        </w:tc>
      </w:tr>
      <w:tr w:rsidR="008B20BB" w14:paraId="5B05D495" w14:textId="77777777">
        <w:trPr>
          <w:cantSplit/>
          <w:jc w:val="center"/>
          <w:ins w:id="463" w:author="Claude" w:date="2026-10-02T09:00:00Z"/>
        </w:trPr>
        <w:tc>
          <w:tcPr>
            <w:tcW w:w="2300" w:type="dxa"/>
            <w:tcMar>
              <w:top w:w="80" w:type="dxa"/>
              <w:left w:w="80" w:type="dxa"/>
              <w:bottom w:w="80" w:type="dxa"/>
              <w:right w:w="80" w:type="dxa"/>
            </w:tcMar>
            <w:vAlign w:val="center"/>
          </w:tcPr>
          <w:p w14:paraId="1F3BDA92" w14:textId="77777777" w:rsidR="008B20BB" w:rsidRDefault="00000000">
            <w:pPr>
              <w:spacing w:after="0"/>
              <w:rPr>
                <w:ins w:id="464" w:author="Claude" w:date="2026-10-02T09:00:00Z"/>
              </w:rPr>
            </w:pPr>
            <w:ins w:id="465" w:author="Claude" w:date="2026-10-02T09:00:00Z">
              <w:r>
                <w:rPr>
                  <w:sz w:val="15"/>
                </w:rPr>
                <w:t>Clearinghouse / payer connectivity lead times</w:t>
              </w:r>
            </w:ins>
          </w:p>
        </w:tc>
        <w:tc>
          <w:tcPr>
            <w:tcW w:w="2200" w:type="dxa"/>
            <w:tcMar>
              <w:top w:w="80" w:type="dxa"/>
              <w:left w:w="80" w:type="dxa"/>
              <w:bottom w:w="80" w:type="dxa"/>
              <w:right w:w="80" w:type="dxa"/>
            </w:tcMar>
            <w:vAlign w:val="center"/>
          </w:tcPr>
          <w:p w14:paraId="563CCF81" w14:textId="77777777" w:rsidR="008B20BB" w:rsidRDefault="00000000">
            <w:pPr>
              <w:spacing w:after="0"/>
              <w:rPr>
                <w:ins w:id="466" w:author="Claude" w:date="2026-10-02T09:00:00Z"/>
              </w:rPr>
            </w:pPr>
            <w:ins w:id="467" w:author="Claude" w:date="2026-10-02T09:00:00Z">
              <w:r>
                <w:rPr>
                  <w:sz w:val="15"/>
                </w:rPr>
                <w:t>Late live transactions</w:t>
              </w:r>
            </w:ins>
          </w:p>
        </w:tc>
        <w:tc>
          <w:tcPr>
            <w:tcW w:w="3924" w:type="dxa"/>
            <w:tcMar>
              <w:top w:w="80" w:type="dxa"/>
              <w:left w:w="80" w:type="dxa"/>
              <w:bottom w:w="80" w:type="dxa"/>
              <w:right w:w="80" w:type="dxa"/>
            </w:tcMar>
            <w:vAlign w:val="center"/>
          </w:tcPr>
          <w:p w14:paraId="75F1781A" w14:textId="77777777" w:rsidR="008B20BB" w:rsidRDefault="00000000">
            <w:pPr>
              <w:spacing w:after="0"/>
              <w:rPr>
                <w:ins w:id="468" w:author="Claude" w:date="2026-10-02T09:00:00Z"/>
              </w:rPr>
            </w:pPr>
            <w:ins w:id="469" w:author="Claude" w:date="2026-10-02T09:00:00Z">
              <w:r>
                <w:rPr>
                  <w:sz w:val="15"/>
                </w:rPr>
                <w:t>Partner-clearinghouse overlay in the MVP; start test-environment access and certification in Week 1</w:t>
              </w:r>
            </w:ins>
          </w:p>
        </w:tc>
        <w:tc>
          <w:tcPr>
            <w:tcW w:w="1800" w:type="dxa"/>
            <w:tcMar>
              <w:top w:w="80" w:type="dxa"/>
              <w:left w:w="80" w:type="dxa"/>
              <w:bottom w:w="80" w:type="dxa"/>
              <w:right w:w="80" w:type="dxa"/>
            </w:tcMar>
            <w:vAlign w:val="center"/>
          </w:tcPr>
          <w:p w14:paraId="4B998165" w14:textId="77777777" w:rsidR="008B20BB" w:rsidRDefault="00000000">
            <w:pPr>
              <w:spacing w:after="0"/>
              <w:rPr>
                <w:ins w:id="470" w:author="Claude" w:date="2026-10-02T09:00:00Z"/>
              </w:rPr>
            </w:pPr>
            <w:ins w:id="471" w:author="Claude" w:date="2026-10-02T09:00:00Z">
              <w:r>
                <w:rPr>
                  <w:sz w:val="15"/>
                </w:rPr>
                <w:t>Integration engineer</w:t>
              </w:r>
            </w:ins>
          </w:p>
        </w:tc>
      </w:tr>
      <w:tr w:rsidR="008B20BB" w14:paraId="2598F817" w14:textId="77777777">
        <w:trPr>
          <w:cantSplit/>
          <w:jc w:val="center"/>
          <w:ins w:id="472" w:author="Claude" w:date="2026-10-02T09:00:00Z"/>
        </w:trPr>
        <w:tc>
          <w:tcPr>
            <w:tcW w:w="2300" w:type="dxa"/>
            <w:tcMar>
              <w:top w:w="80" w:type="dxa"/>
              <w:left w:w="80" w:type="dxa"/>
              <w:bottom w:w="80" w:type="dxa"/>
              <w:right w:w="80" w:type="dxa"/>
            </w:tcMar>
            <w:vAlign w:val="center"/>
          </w:tcPr>
          <w:p w14:paraId="09B9509E" w14:textId="77777777" w:rsidR="008B20BB" w:rsidRDefault="00000000">
            <w:pPr>
              <w:spacing w:after="0"/>
              <w:rPr>
                <w:ins w:id="473" w:author="Claude" w:date="2026-10-02T09:00:00Z"/>
              </w:rPr>
            </w:pPr>
            <w:ins w:id="474" w:author="Claude" w:date="2026-10-02T09:00:00Z">
              <w:r>
                <w:rPr>
                  <w:sz w:val="15"/>
                </w:rPr>
                <w:t>Scope breadth (15 automations)</w:t>
              </w:r>
            </w:ins>
          </w:p>
        </w:tc>
        <w:tc>
          <w:tcPr>
            <w:tcW w:w="2200" w:type="dxa"/>
            <w:tcMar>
              <w:top w:w="80" w:type="dxa"/>
              <w:left w:w="80" w:type="dxa"/>
              <w:bottom w:w="80" w:type="dxa"/>
              <w:right w:w="80" w:type="dxa"/>
            </w:tcMar>
            <w:vAlign w:val="center"/>
          </w:tcPr>
          <w:p w14:paraId="255673E0" w14:textId="77777777" w:rsidR="008B20BB" w:rsidRDefault="00000000">
            <w:pPr>
              <w:spacing w:after="0"/>
              <w:rPr>
                <w:ins w:id="475" w:author="Claude" w:date="2026-10-02T09:00:00Z"/>
              </w:rPr>
            </w:pPr>
            <w:ins w:id="476" w:author="Claude" w:date="2026-10-02T09:00:00Z">
              <w:r>
                <w:rPr>
                  <w:sz w:val="15"/>
                </w:rPr>
                <w:t>Delivery overload; shallow quality</w:t>
              </w:r>
            </w:ins>
          </w:p>
        </w:tc>
        <w:tc>
          <w:tcPr>
            <w:tcW w:w="3924" w:type="dxa"/>
            <w:tcMar>
              <w:top w:w="80" w:type="dxa"/>
              <w:left w:w="80" w:type="dxa"/>
              <w:bottom w:w="80" w:type="dxa"/>
              <w:right w:w="80" w:type="dxa"/>
            </w:tcMar>
            <w:vAlign w:val="center"/>
          </w:tcPr>
          <w:p w14:paraId="00A80DE1" w14:textId="77777777" w:rsidR="008B20BB" w:rsidRDefault="00000000">
            <w:pPr>
              <w:spacing w:after="0"/>
              <w:rPr>
                <w:ins w:id="477" w:author="Claude" w:date="2026-10-02T09:00:00Z"/>
              </w:rPr>
            </w:pPr>
            <w:ins w:id="478" w:author="Claude" w:date="2026-10-02T09:00:00Z">
              <w:r>
                <w:rPr>
                  <w:sz w:val="15"/>
                </w:rPr>
                <w:t>Release waves, shared foundation, wave gating, descoping trigger</w:t>
              </w:r>
            </w:ins>
          </w:p>
        </w:tc>
        <w:tc>
          <w:tcPr>
            <w:tcW w:w="1800" w:type="dxa"/>
            <w:tcMar>
              <w:top w:w="80" w:type="dxa"/>
              <w:left w:w="80" w:type="dxa"/>
              <w:bottom w:w="80" w:type="dxa"/>
              <w:right w:w="80" w:type="dxa"/>
            </w:tcMar>
            <w:vAlign w:val="center"/>
          </w:tcPr>
          <w:p w14:paraId="4A291860" w14:textId="77777777" w:rsidR="008B20BB" w:rsidRDefault="00000000">
            <w:pPr>
              <w:spacing w:after="0"/>
              <w:rPr>
                <w:ins w:id="479" w:author="Claude" w:date="2026-10-02T09:00:00Z"/>
              </w:rPr>
            </w:pPr>
            <w:ins w:id="480" w:author="Claude" w:date="2026-10-02T09:00:00Z">
              <w:r>
                <w:rPr>
                  <w:sz w:val="15"/>
                </w:rPr>
                <w:t>Product lead + Engineering lead</w:t>
              </w:r>
            </w:ins>
          </w:p>
        </w:tc>
      </w:tr>
      <w:tr w:rsidR="008B20BB" w14:paraId="696FCA8F" w14:textId="77777777">
        <w:trPr>
          <w:cantSplit/>
          <w:jc w:val="center"/>
          <w:ins w:id="481" w:author="Claude" w:date="2026-10-02T09:00:00Z"/>
        </w:trPr>
        <w:tc>
          <w:tcPr>
            <w:tcW w:w="2300" w:type="dxa"/>
            <w:tcMar>
              <w:top w:w="80" w:type="dxa"/>
              <w:left w:w="80" w:type="dxa"/>
              <w:bottom w:w="80" w:type="dxa"/>
              <w:right w:w="80" w:type="dxa"/>
            </w:tcMar>
            <w:vAlign w:val="center"/>
          </w:tcPr>
          <w:p w14:paraId="787247CB" w14:textId="77777777" w:rsidR="008B20BB" w:rsidRDefault="00000000">
            <w:pPr>
              <w:spacing w:after="0"/>
              <w:rPr>
                <w:ins w:id="482" w:author="Claude" w:date="2026-10-02T09:00:00Z"/>
              </w:rPr>
            </w:pPr>
            <w:ins w:id="483" w:author="Claude" w:date="2026-10-02T09:00:00Z">
              <w:r>
                <w:rPr>
                  <w:sz w:val="15"/>
                </w:rPr>
                <w:t>PHI exposure through model providers</w:t>
              </w:r>
            </w:ins>
          </w:p>
        </w:tc>
        <w:tc>
          <w:tcPr>
            <w:tcW w:w="2200" w:type="dxa"/>
            <w:tcMar>
              <w:top w:w="80" w:type="dxa"/>
              <w:left w:w="80" w:type="dxa"/>
              <w:bottom w:w="80" w:type="dxa"/>
              <w:right w:w="80" w:type="dxa"/>
            </w:tcMar>
            <w:vAlign w:val="center"/>
          </w:tcPr>
          <w:p w14:paraId="533934D9" w14:textId="77777777" w:rsidR="008B20BB" w:rsidRDefault="00000000">
            <w:pPr>
              <w:spacing w:after="0"/>
              <w:rPr>
                <w:ins w:id="484" w:author="Claude" w:date="2026-10-02T09:00:00Z"/>
              </w:rPr>
            </w:pPr>
            <w:ins w:id="485" w:author="Claude" w:date="2026-10-02T09:00:00Z">
              <w:r>
                <w:rPr>
                  <w:sz w:val="15"/>
                </w:rPr>
                <w:t>Compliance breach; client rejection</w:t>
              </w:r>
            </w:ins>
          </w:p>
        </w:tc>
        <w:tc>
          <w:tcPr>
            <w:tcW w:w="3924" w:type="dxa"/>
            <w:tcMar>
              <w:top w:w="80" w:type="dxa"/>
              <w:left w:w="80" w:type="dxa"/>
              <w:bottom w:w="80" w:type="dxa"/>
              <w:right w:w="80" w:type="dxa"/>
            </w:tcMar>
            <w:vAlign w:val="center"/>
          </w:tcPr>
          <w:p w14:paraId="54AD5DA5" w14:textId="77777777" w:rsidR="008B20BB" w:rsidRDefault="00000000">
            <w:pPr>
              <w:spacing w:after="0"/>
              <w:rPr>
                <w:ins w:id="486" w:author="Claude" w:date="2026-10-02T09:00:00Z"/>
              </w:rPr>
            </w:pPr>
            <w:ins w:id="487" w:author="Claude" w:date="2026-10-02T09:00:00Z">
              <w:r>
                <w:rPr>
                  <w:sz w:val="15"/>
                </w:rPr>
                <w:t>BAA-covered or private deployment before any PHI use; minimization and masking; model registry</w:t>
              </w:r>
            </w:ins>
          </w:p>
        </w:tc>
        <w:tc>
          <w:tcPr>
            <w:tcW w:w="1800" w:type="dxa"/>
            <w:tcMar>
              <w:top w:w="80" w:type="dxa"/>
              <w:left w:w="80" w:type="dxa"/>
              <w:bottom w:w="80" w:type="dxa"/>
              <w:right w:w="80" w:type="dxa"/>
            </w:tcMar>
            <w:vAlign w:val="center"/>
          </w:tcPr>
          <w:p w14:paraId="19EE639A" w14:textId="77777777" w:rsidR="008B20BB" w:rsidRDefault="00000000">
            <w:pPr>
              <w:spacing w:after="0"/>
              <w:rPr>
                <w:ins w:id="488" w:author="Claude" w:date="2026-10-02T09:00:00Z"/>
              </w:rPr>
            </w:pPr>
            <w:ins w:id="489" w:author="Claude" w:date="2026-10-02T09:00:00Z">
              <w:r>
                <w:rPr>
                  <w:sz w:val="15"/>
                </w:rPr>
                <w:t>Security + AI Governance</w:t>
              </w:r>
            </w:ins>
          </w:p>
        </w:tc>
      </w:tr>
      <w:tr w:rsidR="008B20BB" w14:paraId="357E2205" w14:textId="77777777">
        <w:trPr>
          <w:cantSplit/>
          <w:jc w:val="center"/>
          <w:ins w:id="490" w:author="Claude" w:date="2026-10-02T09:00:00Z"/>
        </w:trPr>
        <w:tc>
          <w:tcPr>
            <w:tcW w:w="2300" w:type="dxa"/>
            <w:tcMar>
              <w:top w:w="80" w:type="dxa"/>
              <w:left w:w="80" w:type="dxa"/>
              <w:bottom w:w="80" w:type="dxa"/>
              <w:right w:w="80" w:type="dxa"/>
            </w:tcMar>
            <w:vAlign w:val="center"/>
          </w:tcPr>
          <w:p w14:paraId="00BAB1F6" w14:textId="77777777" w:rsidR="008B20BB" w:rsidRDefault="00000000">
            <w:pPr>
              <w:spacing w:after="0"/>
              <w:rPr>
                <w:ins w:id="491" w:author="Claude" w:date="2026-10-02T09:00:00Z"/>
              </w:rPr>
            </w:pPr>
            <w:ins w:id="492" w:author="Claude" w:date="2026-10-02T09:00:00Z">
              <w:r>
                <w:rPr>
                  <w:sz w:val="15"/>
                </w:rPr>
                <w:t>Disputed value attribution</w:t>
              </w:r>
            </w:ins>
          </w:p>
        </w:tc>
        <w:tc>
          <w:tcPr>
            <w:tcW w:w="2200" w:type="dxa"/>
            <w:tcMar>
              <w:top w:w="80" w:type="dxa"/>
              <w:left w:w="80" w:type="dxa"/>
              <w:bottom w:w="80" w:type="dxa"/>
              <w:right w:w="80" w:type="dxa"/>
            </w:tcMar>
            <w:vAlign w:val="center"/>
          </w:tcPr>
          <w:p w14:paraId="1549CDF6" w14:textId="77777777" w:rsidR="008B20BB" w:rsidRDefault="00000000">
            <w:pPr>
              <w:spacing w:after="0"/>
              <w:rPr>
                <w:ins w:id="493" w:author="Claude" w:date="2026-10-02T09:00:00Z"/>
              </w:rPr>
            </w:pPr>
            <w:ins w:id="494" w:author="Claude" w:date="2026-10-02T09:00:00Z">
              <w:r>
                <w:rPr>
                  <w:sz w:val="15"/>
                </w:rPr>
                <w:t>Commercial friction; loss of credibility</w:t>
              </w:r>
            </w:ins>
          </w:p>
        </w:tc>
        <w:tc>
          <w:tcPr>
            <w:tcW w:w="3924" w:type="dxa"/>
            <w:tcMar>
              <w:top w:w="80" w:type="dxa"/>
              <w:left w:w="80" w:type="dxa"/>
              <w:bottom w:w="80" w:type="dxa"/>
              <w:right w:w="80" w:type="dxa"/>
            </w:tcMar>
            <w:vAlign w:val="center"/>
          </w:tcPr>
          <w:p w14:paraId="4B6F148F" w14:textId="77777777" w:rsidR="008B20BB" w:rsidRDefault="00000000">
            <w:pPr>
              <w:spacing w:after="0"/>
              <w:rPr>
                <w:ins w:id="495" w:author="Claude" w:date="2026-10-02T09:00:00Z"/>
              </w:rPr>
            </w:pPr>
            <w:ins w:id="496" w:author="Claude" w:date="2026-10-02T09:00:00Z">
              <w:r>
                <w:rPr>
                  <w:sz w:val="15"/>
                </w:rPr>
                <w:t>Control design agreed before go-live; separate detected from realized value; shared KPI definitions</w:t>
              </w:r>
            </w:ins>
          </w:p>
        </w:tc>
        <w:tc>
          <w:tcPr>
            <w:tcW w:w="1800" w:type="dxa"/>
            <w:tcMar>
              <w:top w:w="80" w:type="dxa"/>
              <w:left w:w="80" w:type="dxa"/>
              <w:bottom w:w="80" w:type="dxa"/>
              <w:right w:w="80" w:type="dxa"/>
            </w:tcMar>
            <w:vAlign w:val="center"/>
          </w:tcPr>
          <w:p w14:paraId="7F748E25" w14:textId="77777777" w:rsidR="008B20BB" w:rsidRDefault="00000000">
            <w:pPr>
              <w:spacing w:after="0"/>
              <w:rPr>
                <w:ins w:id="497" w:author="Claude" w:date="2026-10-02T09:00:00Z"/>
              </w:rPr>
            </w:pPr>
            <w:ins w:id="498" w:author="Claude" w:date="2026-10-02T09:00:00Z">
              <w:r>
                <w:rPr>
                  <w:sz w:val="15"/>
                </w:rPr>
                <w:t>Product lead + Finance</w:t>
              </w:r>
            </w:ins>
          </w:p>
        </w:tc>
      </w:tr>
      <w:tr w:rsidR="008B20BB" w14:paraId="30FE753D" w14:textId="77777777">
        <w:trPr>
          <w:cantSplit/>
          <w:jc w:val="center"/>
          <w:ins w:id="499" w:author="Claude" w:date="2026-10-02T09:00:00Z"/>
        </w:trPr>
        <w:tc>
          <w:tcPr>
            <w:tcW w:w="2300" w:type="dxa"/>
            <w:tcMar>
              <w:top w:w="80" w:type="dxa"/>
              <w:left w:w="80" w:type="dxa"/>
              <w:bottom w:w="80" w:type="dxa"/>
              <w:right w:w="80" w:type="dxa"/>
            </w:tcMar>
            <w:vAlign w:val="center"/>
          </w:tcPr>
          <w:p w14:paraId="42EBE7F7" w14:textId="77777777" w:rsidR="008B20BB" w:rsidRDefault="00000000">
            <w:pPr>
              <w:spacing w:after="0"/>
              <w:rPr>
                <w:ins w:id="500" w:author="Claude" w:date="2026-10-02T09:00:00Z"/>
              </w:rPr>
            </w:pPr>
            <w:ins w:id="501" w:author="Claude" w:date="2026-10-02T09:00:00Z">
              <w:r>
                <w:rPr>
                  <w:sz w:val="15"/>
                </w:rPr>
                <w:lastRenderedPageBreak/>
                <w:t>Lagging outcomes (payment, denial) arrive after promotion decisions</w:t>
              </w:r>
            </w:ins>
          </w:p>
        </w:tc>
        <w:tc>
          <w:tcPr>
            <w:tcW w:w="2200" w:type="dxa"/>
            <w:tcMar>
              <w:top w:w="80" w:type="dxa"/>
              <w:left w:w="80" w:type="dxa"/>
              <w:bottom w:w="80" w:type="dxa"/>
              <w:right w:w="80" w:type="dxa"/>
            </w:tcMar>
            <w:vAlign w:val="center"/>
          </w:tcPr>
          <w:p w14:paraId="6F2ED9E0" w14:textId="77777777" w:rsidR="008B20BB" w:rsidRDefault="00000000">
            <w:pPr>
              <w:spacing w:after="0"/>
              <w:rPr>
                <w:ins w:id="502" w:author="Claude" w:date="2026-10-02T09:00:00Z"/>
              </w:rPr>
            </w:pPr>
            <w:ins w:id="503" w:author="Claude" w:date="2026-10-02T09:00:00Z">
              <w:r>
                <w:rPr>
                  <w:sz w:val="15"/>
                </w:rPr>
                <w:t>Promotion to L3 or L4 based on unverified accuracy</w:t>
              </w:r>
            </w:ins>
          </w:p>
        </w:tc>
        <w:tc>
          <w:tcPr>
            <w:tcW w:w="3924" w:type="dxa"/>
            <w:tcMar>
              <w:top w:w="80" w:type="dxa"/>
              <w:left w:w="80" w:type="dxa"/>
              <w:bottom w:w="80" w:type="dxa"/>
              <w:right w:w="80" w:type="dxa"/>
            </w:tcMar>
            <w:vAlign w:val="center"/>
          </w:tcPr>
          <w:p w14:paraId="73695CD5" w14:textId="77777777" w:rsidR="008B20BB" w:rsidRDefault="00000000">
            <w:pPr>
              <w:spacing w:after="0"/>
              <w:rPr>
                <w:ins w:id="504" w:author="Claude" w:date="2026-10-02T09:00:00Z"/>
              </w:rPr>
            </w:pPr>
            <w:ins w:id="505" w:author="Claude" w:date="2026-10-02T09:00:00Z">
              <w:r>
                <w:rPr>
                  <w:sz w:val="15"/>
                </w:rPr>
                <w:t>Leading-versus-lagging indicator rule; L4 only after lagging outcomes mature (Section 11B)</w:t>
              </w:r>
            </w:ins>
          </w:p>
        </w:tc>
        <w:tc>
          <w:tcPr>
            <w:tcW w:w="1800" w:type="dxa"/>
            <w:tcMar>
              <w:top w:w="80" w:type="dxa"/>
              <w:left w:w="80" w:type="dxa"/>
              <w:bottom w:w="80" w:type="dxa"/>
              <w:right w:w="80" w:type="dxa"/>
            </w:tcMar>
            <w:vAlign w:val="center"/>
          </w:tcPr>
          <w:p w14:paraId="2C1B5E54" w14:textId="77777777" w:rsidR="008B20BB" w:rsidRDefault="00000000">
            <w:pPr>
              <w:spacing w:after="0"/>
              <w:rPr>
                <w:ins w:id="506" w:author="Claude" w:date="2026-10-02T09:00:00Z"/>
              </w:rPr>
            </w:pPr>
            <w:ins w:id="507" w:author="Claude" w:date="2026-10-02T09:00:00Z">
              <w:r>
                <w:rPr>
                  <w:sz w:val="15"/>
                </w:rPr>
                <w:t>Engineering lead + RCM domain lead</w:t>
              </w:r>
            </w:ins>
          </w:p>
        </w:tc>
      </w:tr>
      <w:tr w:rsidR="008B20BB" w14:paraId="7BC2769A" w14:textId="77777777">
        <w:trPr>
          <w:cantSplit/>
          <w:jc w:val="center"/>
          <w:ins w:id="508" w:author="Claude" w:date="2026-10-02T09:00:00Z"/>
        </w:trPr>
        <w:tc>
          <w:tcPr>
            <w:tcW w:w="2300" w:type="dxa"/>
            <w:tcMar>
              <w:top w:w="80" w:type="dxa"/>
              <w:left w:w="80" w:type="dxa"/>
              <w:bottom w:w="80" w:type="dxa"/>
              <w:right w:w="80" w:type="dxa"/>
            </w:tcMar>
            <w:vAlign w:val="center"/>
          </w:tcPr>
          <w:p w14:paraId="2CE46BE5" w14:textId="77777777" w:rsidR="008B20BB" w:rsidRDefault="00000000">
            <w:pPr>
              <w:spacing w:after="0"/>
              <w:rPr>
                <w:ins w:id="509" w:author="Claude" w:date="2026-10-02T09:00:00Z"/>
              </w:rPr>
            </w:pPr>
            <w:ins w:id="510" w:author="Claude" w:date="2026-10-02T09:00:00Z">
              <w:r>
                <w:rPr>
                  <w:sz w:val="15"/>
                </w:rPr>
                <w:t>Evidence from a few design partners may not generalize</w:t>
              </w:r>
            </w:ins>
          </w:p>
        </w:tc>
        <w:tc>
          <w:tcPr>
            <w:tcW w:w="2200" w:type="dxa"/>
            <w:tcMar>
              <w:top w:w="80" w:type="dxa"/>
              <w:left w:w="80" w:type="dxa"/>
              <w:bottom w:w="80" w:type="dxa"/>
              <w:right w:w="80" w:type="dxa"/>
            </w:tcMar>
            <w:vAlign w:val="center"/>
          </w:tcPr>
          <w:p w14:paraId="520BF5A6" w14:textId="77777777" w:rsidR="008B20BB" w:rsidRDefault="00000000">
            <w:pPr>
              <w:spacing w:after="0"/>
              <w:rPr>
                <w:ins w:id="511" w:author="Claude" w:date="2026-10-02T09:00:00Z"/>
              </w:rPr>
            </w:pPr>
            <w:ins w:id="512" w:author="Claude" w:date="2026-10-02T09:00:00Z">
              <w:r>
                <w:rPr>
                  <w:sz w:val="15"/>
                </w:rPr>
                <w:t>Rules and models fail at the next client</w:t>
              </w:r>
            </w:ins>
          </w:p>
        </w:tc>
        <w:tc>
          <w:tcPr>
            <w:tcW w:w="3924" w:type="dxa"/>
            <w:tcMar>
              <w:top w:w="80" w:type="dxa"/>
              <w:left w:w="80" w:type="dxa"/>
              <w:bottom w:w="80" w:type="dxa"/>
              <w:right w:w="80" w:type="dxa"/>
            </w:tcMar>
            <w:vAlign w:val="center"/>
          </w:tcPr>
          <w:p w14:paraId="2FDBC9C2" w14:textId="77777777" w:rsidR="008B20BB" w:rsidRDefault="00000000">
            <w:pPr>
              <w:spacing w:after="0"/>
              <w:rPr>
                <w:ins w:id="513" w:author="Claude" w:date="2026-10-02T09:00:00Z"/>
              </w:rPr>
            </w:pPr>
            <w:ins w:id="514" w:author="Claude" w:date="2026-10-02T09:00:00Z">
              <w:r>
                <w:rPr>
                  <w:sz w:val="15"/>
                </w:rPr>
                <w:t>Second partner’s data ingested read-only during shadow mode; per-client and per-payer-family validation</w:t>
              </w:r>
            </w:ins>
          </w:p>
        </w:tc>
        <w:tc>
          <w:tcPr>
            <w:tcW w:w="1800" w:type="dxa"/>
            <w:tcMar>
              <w:top w:w="80" w:type="dxa"/>
              <w:left w:w="80" w:type="dxa"/>
              <w:bottom w:w="80" w:type="dxa"/>
              <w:right w:w="80" w:type="dxa"/>
            </w:tcMar>
            <w:vAlign w:val="center"/>
          </w:tcPr>
          <w:p w14:paraId="1DD7D2E6" w14:textId="77777777" w:rsidR="008B20BB" w:rsidRDefault="00000000">
            <w:pPr>
              <w:spacing w:after="0"/>
              <w:rPr>
                <w:ins w:id="515" w:author="Claude" w:date="2026-10-02T09:00:00Z"/>
              </w:rPr>
            </w:pPr>
            <w:ins w:id="516" w:author="Claude" w:date="2026-10-02T09:00:00Z">
              <w:r>
                <w:rPr>
                  <w:sz w:val="15"/>
                </w:rPr>
                <w:t>AI/ML engineer + Implementation</w:t>
              </w:r>
            </w:ins>
          </w:p>
        </w:tc>
      </w:tr>
      <w:tr w:rsidR="008B20BB" w14:paraId="33BA648A" w14:textId="77777777">
        <w:trPr>
          <w:cantSplit/>
          <w:jc w:val="center"/>
          <w:ins w:id="517" w:author="Claude" w:date="2026-10-02T09:00:00Z"/>
        </w:trPr>
        <w:tc>
          <w:tcPr>
            <w:tcW w:w="2300" w:type="dxa"/>
            <w:tcMar>
              <w:top w:w="80" w:type="dxa"/>
              <w:left w:w="80" w:type="dxa"/>
              <w:bottom w:w="80" w:type="dxa"/>
              <w:right w:w="80" w:type="dxa"/>
            </w:tcMar>
            <w:vAlign w:val="center"/>
          </w:tcPr>
          <w:p w14:paraId="6E4CE2DC" w14:textId="77777777" w:rsidR="008B20BB" w:rsidRDefault="00000000">
            <w:pPr>
              <w:spacing w:after="0"/>
              <w:rPr>
                <w:ins w:id="518" w:author="Claude" w:date="2026-10-02T09:00:00Z"/>
              </w:rPr>
            </w:pPr>
            <w:ins w:id="519" w:author="Claude" w:date="2026-10-02T09:00:00Z">
              <w:r>
                <w:rPr>
                  <w:sz w:val="15"/>
                </w:rPr>
                <w:t>Reviewers approve without genuine review</w:t>
              </w:r>
            </w:ins>
          </w:p>
        </w:tc>
        <w:tc>
          <w:tcPr>
            <w:tcW w:w="2200" w:type="dxa"/>
            <w:tcMar>
              <w:top w:w="80" w:type="dxa"/>
              <w:left w:w="80" w:type="dxa"/>
              <w:bottom w:w="80" w:type="dxa"/>
              <w:right w:w="80" w:type="dxa"/>
            </w:tcMar>
            <w:vAlign w:val="center"/>
          </w:tcPr>
          <w:p w14:paraId="16A807F0" w14:textId="77777777" w:rsidR="008B20BB" w:rsidRDefault="00000000">
            <w:pPr>
              <w:spacing w:after="0"/>
              <w:rPr>
                <w:ins w:id="520" w:author="Claude" w:date="2026-10-02T09:00:00Z"/>
              </w:rPr>
            </w:pPr>
            <w:ins w:id="521" w:author="Claude" w:date="2026-10-02T09:00:00Z">
              <w:r>
                <w:rPr>
                  <w:sz w:val="15"/>
                </w:rPr>
                <w:t>L2/L3 safety is nominal; errors reach payers</w:t>
              </w:r>
            </w:ins>
          </w:p>
        </w:tc>
        <w:tc>
          <w:tcPr>
            <w:tcW w:w="3924" w:type="dxa"/>
            <w:tcMar>
              <w:top w:w="80" w:type="dxa"/>
              <w:left w:w="80" w:type="dxa"/>
              <w:bottom w:w="80" w:type="dxa"/>
              <w:right w:w="80" w:type="dxa"/>
            </w:tcMar>
            <w:vAlign w:val="center"/>
          </w:tcPr>
          <w:p w14:paraId="474538F6" w14:textId="77777777" w:rsidR="008B20BB" w:rsidRDefault="00000000">
            <w:pPr>
              <w:spacing w:after="0"/>
              <w:rPr>
                <w:ins w:id="522" w:author="Claude" w:date="2026-10-02T09:00:00Z"/>
              </w:rPr>
            </w:pPr>
            <w:ins w:id="523" w:author="Claude" w:date="2026-10-02T09:00:00Z">
              <w:r>
                <w:rPr>
                  <w:sz w:val="15"/>
                </w:rPr>
                <w:t>Independent audit sample of approved items; reviewer agreement tracking; captured override reasons</w:t>
              </w:r>
            </w:ins>
          </w:p>
        </w:tc>
        <w:tc>
          <w:tcPr>
            <w:tcW w:w="1800" w:type="dxa"/>
            <w:tcMar>
              <w:top w:w="80" w:type="dxa"/>
              <w:left w:w="80" w:type="dxa"/>
              <w:bottom w:w="80" w:type="dxa"/>
              <w:right w:w="80" w:type="dxa"/>
            </w:tcMar>
            <w:vAlign w:val="center"/>
          </w:tcPr>
          <w:p w14:paraId="45A706BD" w14:textId="77777777" w:rsidR="008B20BB" w:rsidRDefault="00000000">
            <w:pPr>
              <w:spacing w:after="0"/>
              <w:rPr>
                <w:ins w:id="524" w:author="Claude" w:date="2026-10-02T09:00:00Z"/>
              </w:rPr>
            </w:pPr>
            <w:ins w:id="525" w:author="Claude" w:date="2026-10-02T09:00:00Z">
              <w:r>
                <w:rPr>
                  <w:sz w:val="15"/>
                </w:rPr>
                <w:t>RCM operations lead</w:t>
              </w:r>
            </w:ins>
          </w:p>
        </w:tc>
      </w:tr>
    </w:tbl>
    <w:p w14:paraId="10AFE0D8" w14:textId="77777777" w:rsidR="008B20BB" w:rsidRDefault="008B20BB">
      <w:pPr>
        <w:spacing w:before="160"/>
        <w:rPr>
          <w:ins w:id="526" w:author="Claude" w:date="2026-10-02T09:00:00Z"/>
        </w:rPr>
      </w:pPr>
    </w:p>
    <w:p w14:paraId="465188B9" w14:textId="77777777" w:rsidR="008B20BB" w:rsidRDefault="00000000">
      <w:pPr>
        <w:pStyle w:val="Heading1"/>
        <w:rPr>
          <w:ins w:id="527" w:author="Claude" w:date="2026-10-02T09:00:00Z"/>
        </w:rPr>
      </w:pPr>
      <w:bookmarkStart w:id="528" w:name="_Toc9000015"/>
      <w:bookmarkStart w:id="529" w:name="_Toc242031670"/>
      <w:ins w:id="530" w:author="Claude" w:date="2026-10-02T09:00:00Z">
        <w:r>
          <w:t>11B. Build and validation rules</w:t>
        </w:r>
        <w:bookmarkEnd w:id="528"/>
        <w:bookmarkEnd w:id="529"/>
      </w:ins>
    </w:p>
    <w:p w14:paraId="40F6FB45" w14:textId="77777777" w:rsidR="008B20BB" w:rsidRDefault="00000000">
      <w:pPr>
        <w:rPr>
          <w:ins w:id="531" w:author="Claude" w:date="2026-10-02T09:00:00Z"/>
        </w:rPr>
      </w:pPr>
      <w:ins w:id="532" w:author="Claude" w:date="2026-10-02T09:00:00Z">
        <w:r>
          <w:t>These rules apply to every automation (A1–A15) and every action type. They govern how a capability moves through the release gates below. Numeric thresholds are intentionally not set in this document: each is defined in the automation’s Appendix A specification, from signed-off baseline data, before shadow-mode results are reviewed.</w:t>
        </w:r>
      </w:ins>
    </w:p>
    <w:p w14:paraId="5E126CA4" w14:textId="77777777" w:rsidR="008B20BB" w:rsidRDefault="00000000">
      <w:pPr>
        <w:pStyle w:val="Heading2"/>
        <w:rPr>
          <w:ins w:id="533" w:author="Claude" w:date="2026-10-02T09:00:00Z"/>
        </w:rPr>
      </w:pPr>
      <w:bookmarkStart w:id="534" w:name="_Toc242031671"/>
      <w:ins w:id="535" w:author="Claude" w:date="2026-10-02T09:00:00Z">
        <w:r>
          <w:t>Validation rules</w:t>
        </w:r>
        <w:bookmarkEnd w:id="534"/>
      </w:ins>
    </w:p>
    <w:p w14:paraId="03DEC2F9" w14:textId="77777777" w:rsidR="008B20BB" w:rsidRDefault="00000000">
      <w:pPr>
        <w:pStyle w:val="ListBullet"/>
        <w:spacing w:after="60"/>
        <w:rPr>
          <w:ins w:id="536" w:author="Claude" w:date="2026-10-02T09:00:00Z"/>
        </w:rPr>
      </w:pPr>
      <w:ins w:id="537" w:author="Claude" w:date="2026-10-02T09:00:00Z">
        <w:r>
          <w:t>Fix the thresholds first: metrics, thresholds, sample sizes and the decision rule are recorded and ratified before shadow results are viewed; later changes need a documented, approved reason.</w:t>
        </w:r>
      </w:ins>
    </w:p>
    <w:p w14:paraId="13EA7372" w14:textId="77777777" w:rsidR="008B20BB" w:rsidRDefault="00000000">
      <w:pPr>
        <w:pStyle w:val="ListBullet"/>
        <w:spacing w:after="60"/>
        <w:rPr>
          <w:ins w:id="538" w:author="Claude" w:date="2026-10-02T09:00:00Z"/>
        </w:rPr>
      </w:pPr>
      <w:ins w:id="539" w:author="Claude" w:date="2026-10-02T09:00:00Z">
        <w:r>
          <w:t>Point-in-time replay: replays use only information available when the decision would have been made; data entered later (corrected eligibility, late notes, edited codes) is excluded or flagged.</w:t>
        </w:r>
      </w:ins>
    </w:p>
    <w:p w14:paraId="245B9D9B" w14:textId="77777777" w:rsidR="008B20BB" w:rsidRDefault="00000000">
      <w:pPr>
        <w:pStyle w:val="ListBullet"/>
        <w:spacing w:after="60"/>
        <w:rPr>
          <w:ins w:id="540" w:author="Claude" w:date="2026-10-02T09:00:00Z"/>
        </w:rPr>
      </w:pPr>
      <w:ins w:id="541" w:author="Claude" w:date="2026-10-02T09:00:00Z">
        <w:r>
          <w:t>Time-based splits: tuning and evaluation sets are separated by time, never randomly, and by client wherever portability is claimed.</w:t>
        </w:r>
      </w:ins>
    </w:p>
    <w:p w14:paraId="69B9F7D5" w14:textId="77777777" w:rsidR="008B20BB" w:rsidRDefault="00000000">
      <w:pPr>
        <w:pStyle w:val="ListBullet"/>
        <w:spacing w:after="60"/>
        <w:rPr>
          <w:ins w:id="542" w:author="Claude" w:date="2026-10-02T09:00:00Z"/>
        </w:rPr>
      </w:pPr>
      <w:ins w:id="543" w:author="Claude" w:date="2026-10-02T09:00:00Z">
        <w:r>
          <w:t>Label quality: gold-standard labels are double-reviewed, agreement is measured, disagreements are adjudicated by the RCM domain lead, and the labeling guideline is versioned.</w:t>
        </w:r>
      </w:ins>
    </w:p>
    <w:p w14:paraId="1E658CE2" w14:textId="77777777" w:rsidR="008B20BB" w:rsidRDefault="00000000">
      <w:pPr>
        <w:pStyle w:val="ListBullet"/>
        <w:spacing w:after="60"/>
        <w:rPr>
          <w:ins w:id="544" w:author="Claude" w:date="2026-10-02T09:00:00Z"/>
        </w:rPr>
      </w:pPr>
      <w:ins w:id="545" w:author="Claude" w:date="2026-10-02T09:00:00Z">
        <w:r>
          <w:t>Dollar-weighted error: report false positives and false negatives by cost (wasted work, delayed claims, missed recovery) by payer and client, not only precision and recall.</w:t>
        </w:r>
      </w:ins>
    </w:p>
    <w:p w14:paraId="38DA8029" w14:textId="77777777" w:rsidR="008B20BB" w:rsidRDefault="00000000">
      <w:pPr>
        <w:pStyle w:val="ListBullet"/>
        <w:spacing w:after="60"/>
        <w:rPr>
          <w:ins w:id="546" w:author="Claude" w:date="2026-10-02T09:00:00Z"/>
        </w:rPr>
      </w:pPr>
      <w:ins w:id="547" w:author="Claude" w:date="2026-10-02T09:00:00Z">
        <w:r>
          <w:t>Leading versus lagging indicators: acceptance and clearinghouse/payer acknowledgements are leading; paid, denied and recouped outcomes lag by each payer’s observed adjudication cycle. Promotion to L3 may rely on leading indicators only for actions whose correctness they can verify; L4 requires matured lagging outcomes.</w:t>
        </w:r>
      </w:ins>
    </w:p>
    <w:p w14:paraId="3173785E" w14:textId="77777777" w:rsidR="008B20BB" w:rsidRDefault="00000000">
      <w:pPr>
        <w:pStyle w:val="ListBullet"/>
        <w:spacing w:after="60"/>
        <w:rPr>
          <w:ins w:id="548" w:author="Claude" w:date="2026-10-02T09:00:00Z"/>
        </w:rPr>
      </w:pPr>
      <w:ins w:id="549" w:author="Claude" w:date="2026-10-02T09:00:00Z">
        <w:r>
          <w:t>Control group: attribution uses a staged rollout or matched comparison agreed with the client; deadline-critical items (appeal and filing deadlines) are never withheld for measurement.</w:t>
        </w:r>
      </w:ins>
    </w:p>
    <w:p w14:paraId="35DD6EF6" w14:textId="77777777" w:rsidR="008B20BB" w:rsidRDefault="00000000">
      <w:pPr>
        <w:pStyle w:val="ListBullet"/>
        <w:spacing w:after="60"/>
        <w:rPr>
          <w:ins w:id="550" w:author="Claude" w:date="2026-10-02T09:00:00Z"/>
        </w:rPr>
      </w:pPr>
      <w:ins w:id="551" w:author="Claude" w:date="2026-10-02T09:00:00Z">
        <w:r>
          <w:t>Reviewer quality: a sample of approved and rejected items is independently audited to detect rubber-stamping and inconsistent reviewers; override reasons are captured.</w:t>
        </w:r>
      </w:ins>
    </w:p>
    <w:p w14:paraId="0AF6B1C8" w14:textId="77777777" w:rsidR="008B20BB" w:rsidRDefault="00000000">
      <w:pPr>
        <w:pStyle w:val="ListBullet"/>
        <w:spacing w:after="60"/>
        <w:rPr>
          <w:ins w:id="552" w:author="Claude" w:date="2026-10-02T09:00:00Z"/>
        </w:rPr>
      </w:pPr>
      <w:ins w:id="553" w:author="Claude" w:date="2026-10-02T09:00:00Z">
        <w:r>
          <w:t>Reversibility class: every action type is classed as reversible, compensable or irreversible (for example a submitted claim or appeal); irreversible actions stay at L2 until compensating controls and client authorization are in place.</w:t>
        </w:r>
      </w:ins>
    </w:p>
    <w:p w14:paraId="350EF40A" w14:textId="77777777" w:rsidR="008B20BB" w:rsidRDefault="00000000">
      <w:pPr>
        <w:pStyle w:val="ListBullet"/>
        <w:spacing w:after="60"/>
        <w:rPr>
          <w:ins w:id="554" w:author="Claude" w:date="2026-10-02T09:00:00Z"/>
        </w:rPr>
      </w:pPr>
      <w:ins w:id="555" w:author="Claude" w:date="2026-10-02T09:00:00Z">
        <w:r>
          <w:t>Per-client evidence: results are validated per client and payer family; portability to another client is demonstrated, not assumed.</w:t>
        </w:r>
      </w:ins>
    </w:p>
    <w:p w14:paraId="19B4E7D2" w14:textId="77777777" w:rsidR="008B20BB" w:rsidRDefault="00000000">
      <w:pPr>
        <w:pStyle w:val="ListBullet"/>
        <w:spacing w:after="60"/>
        <w:rPr>
          <w:ins w:id="556" w:author="Claude" w:date="2026-10-02T09:00:00Z"/>
        </w:rPr>
      </w:pPr>
      <w:ins w:id="557" w:author="Claude" w:date="2026-10-02T09:00:00Z">
        <w:r>
          <w:t>Metric dictionary: each KPI has one written definition applied across clients and sources, and baseline periods are checked for seasonality and payer-policy changes.</w:t>
        </w:r>
      </w:ins>
    </w:p>
    <w:p w14:paraId="4C2E2201" w14:textId="77777777" w:rsidR="008B20BB" w:rsidRDefault="00000000">
      <w:pPr>
        <w:pStyle w:val="Heading2"/>
        <w:rPr>
          <w:ins w:id="558" w:author="Claude" w:date="2026-10-02T09:00:00Z"/>
        </w:rPr>
      </w:pPr>
      <w:bookmarkStart w:id="559" w:name="_Toc242031672"/>
      <w:ins w:id="560" w:author="Claude" w:date="2026-10-02T09:00:00Z">
        <w:r>
          <w:t>Build rules</w:t>
        </w:r>
        <w:bookmarkEnd w:id="559"/>
      </w:ins>
    </w:p>
    <w:p w14:paraId="20DB5B7A" w14:textId="77777777" w:rsidR="008B20BB" w:rsidRDefault="00000000">
      <w:pPr>
        <w:pStyle w:val="ListBullet"/>
        <w:spacing w:after="60"/>
        <w:rPr>
          <w:ins w:id="561" w:author="Claude" w:date="2026-10-02T09:00:00Z"/>
        </w:rPr>
      </w:pPr>
      <w:ins w:id="562" w:author="Claude" w:date="2026-10-02T09:00:00Z">
        <w:r>
          <w:t>Specification before build: no automation is built or enabled without a completed Appendix A specification.</w:t>
        </w:r>
      </w:ins>
    </w:p>
    <w:p w14:paraId="1A512C5E" w14:textId="77777777" w:rsidR="008B20BB" w:rsidRDefault="00000000">
      <w:pPr>
        <w:pStyle w:val="ListBullet"/>
        <w:spacing w:after="60"/>
        <w:rPr>
          <w:ins w:id="563" w:author="Claude" w:date="2026-10-02T09:00:00Z"/>
        </w:rPr>
      </w:pPr>
      <w:ins w:id="564" w:author="Claude" w:date="2026-10-02T09:00:00Z">
        <w:r>
          <w:t>Conformance corpus: X12 parsers and generators are tested against a versioned corpus of real, de-identified transactions including payer-specific variants, and against clearinghouse and payer test environments before production traffic.</w:t>
        </w:r>
      </w:ins>
    </w:p>
    <w:p w14:paraId="371FCBD8" w14:textId="77777777" w:rsidR="008B20BB" w:rsidRDefault="00000000">
      <w:pPr>
        <w:pStyle w:val="ListBullet"/>
        <w:spacing w:after="60"/>
        <w:rPr>
          <w:ins w:id="565" w:author="Claude" w:date="2026-10-02T09:00:00Z"/>
        </w:rPr>
      </w:pPr>
      <w:ins w:id="566" w:author="Claude" w:date="2026-10-02T09:00:00Z">
        <w:r>
          <w:t>Versioned policy: rules, prompts, models, thresholds and payer policies are versioned, effective-dated, reviewed, released by staged rollout with per-tenant feature flags, and reversible.</w:t>
        </w:r>
      </w:ins>
    </w:p>
    <w:p w14:paraId="59DBF210" w14:textId="77777777" w:rsidR="008B20BB" w:rsidRDefault="00000000">
      <w:pPr>
        <w:pStyle w:val="ListBullet"/>
        <w:spacing w:after="60"/>
        <w:rPr>
          <w:ins w:id="567" w:author="Claude" w:date="2026-10-02T09:00:00Z"/>
        </w:rPr>
      </w:pPr>
      <w:ins w:id="568" w:author="Claude" w:date="2026-10-02T09:00:00Z">
        <w:r>
          <w:t>Reproducible decisions: any past decision can be replayed from its stored inputs, policy version and model version; a replay test is part of every release.</w:t>
        </w:r>
      </w:ins>
    </w:p>
    <w:p w14:paraId="65E22C6C" w14:textId="77777777" w:rsidR="008B20BB" w:rsidRDefault="00000000">
      <w:pPr>
        <w:pStyle w:val="ListBullet"/>
        <w:spacing w:after="60"/>
        <w:rPr>
          <w:ins w:id="569" w:author="Claude" w:date="2026-10-02T09:00:00Z"/>
        </w:rPr>
      </w:pPr>
      <w:ins w:id="570" w:author="Claude" w:date="2026-10-02T09:00:00Z">
        <w:r>
          <w:lastRenderedPageBreak/>
          <w:t>Failure injection: duplicate events, retries, partial failures, connector and model outages, and malformed or adversarial documents are tested before any action type reaches gate G3.</w:t>
        </w:r>
      </w:ins>
    </w:p>
    <w:p w14:paraId="30CF188E" w14:textId="77777777" w:rsidR="008B20BB" w:rsidRDefault="00000000">
      <w:pPr>
        <w:pStyle w:val="ListBullet"/>
        <w:spacing w:after="60"/>
        <w:rPr>
          <w:ins w:id="571" w:author="Claude" w:date="2026-10-02T09:00:00Z"/>
        </w:rPr>
      </w:pPr>
      <w:ins w:id="572" w:author="Claude" w:date="2026-10-02T09:00:00Z">
        <w:r>
          <w:t>Environments: PHI is not used in lower environments unless covered by the BAA and masked; production access is least-privilege and logged.</w:t>
        </w:r>
      </w:ins>
    </w:p>
    <w:p w14:paraId="13EDD9F4" w14:textId="77777777" w:rsidR="008B20BB" w:rsidRDefault="00000000">
      <w:pPr>
        <w:pStyle w:val="ListBullet"/>
        <w:spacing w:after="60"/>
        <w:rPr>
          <w:ins w:id="573" w:author="Claude" w:date="2026-10-02T09:00:00Z"/>
        </w:rPr>
      </w:pPr>
      <w:ins w:id="574" w:author="Claude" w:date="2026-10-02T09:00:00Z">
        <w:r>
          <w:t>Log retention: prompt, decision and audit logs follow a retention and minimization policy agreed with Compliance, balancing auditability against data minimization.</w:t>
        </w:r>
      </w:ins>
    </w:p>
    <w:p w14:paraId="26CF1B5E" w14:textId="77777777" w:rsidR="008B20BB" w:rsidRDefault="00000000">
      <w:pPr>
        <w:pStyle w:val="ListBullet"/>
        <w:spacing w:after="60"/>
        <w:rPr>
          <w:ins w:id="575" w:author="Claude" w:date="2026-10-02T09:00:00Z"/>
        </w:rPr>
      </w:pPr>
      <w:ins w:id="576" w:author="Claude" w:date="2026-10-02T09:00:00Z">
        <w:r>
          <w:t>Gate records: each gate decision is signed by the named gate owner with an evidence pack; stop criteria are defined in advance, and a failed gate holds or demotes the action.</w:t>
        </w:r>
      </w:ins>
    </w:p>
    <w:p w14:paraId="7259A1B0" w14:textId="77777777" w:rsidR="008B20BB" w:rsidRDefault="00000000">
      <w:pPr>
        <w:pStyle w:val="Heading2"/>
        <w:rPr>
          <w:ins w:id="577" w:author="Claude" w:date="2026-10-02T09:00:00Z"/>
        </w:rPr>
      </w:pPr>
      <w:bookmarkStart w:id="578" w:name="_Toc242031673"/>
      <w:ins w:id="579" w:author="Claude" w:date="2026-10-02T09:00:00Z">
        <w:r>
          <w:t>Release gates</w:t>
        </w:r>
        <w:bookmarkEnd w:id="578"/>
      </w:ins>
    </w:p>
    <w:tbl>
      <w:tblPr>
        <w:tblStyle w:val="TableGrid"/>
        <w:tblW w:w="0" w:type="auto"/>
        <w:jc w:val="center"/>
        <w:tblLook w:val="04A0" w:firstRow="1" w:lastRow="0" w:firstColumn="1" w:lastColumn="0" w:noHBand="0" w:noVBand="1"/>
      </w:tblPr>
      <w:tblGrid>
        <w:gridCol w:w="900"/>
        <w:gridCol w:w="3596"/>
        <w:gridCol w:w="2697"/>
        <w:gridCol w:w="3021"/>
      </w:tblGrid>
      <w:tr w:rsidR="008B20BB" w14:paraId="0D0C1B0E" w14:textId="77777777">
        <w:trPr>
          <w:cantSplit/>
          <w:tblHeader/>
          <w:jc w:val="center"/>
          <w:ins w:id="580" w:author="Claude" w:date="2026-10-02T09:00:00Z"/>
        </w:trPr>
        <w:tc>
          <w:tcPr>
            <w:tcW w:w="900" w:type="dxa"/>
            <w:shd w:val="clear" w:color="auto" w:fill="17365D"/>
            <w:tcMar>
              <w:top w:w="80" w:type="dxa"/>
              <w:left w:w="80" w:type="dxa"/>
              <w:bottom w:w="80" w:type="dxa"/>
              <w:right w:w="80" w:type="dxa"/>
            </w:tcMar>
            <w:vAlign w:val="center"/>
          </w:tcPr>
          <w:p w14:paraId="739CD425" w14:textId="77777777" w:rsidR="008B20BB" w:rsidRDefault="00000000">
            <w:pPr>
              <w:spacing w:after="0"/>
              <w:rPr>
                <w:ins w:id="581" w:author="Claude" w:date="2026-10-02T09:00:00Z"/>
              </w:rPr>
            </w:pPr>
            <w:ins w:id="582" w:author="Claude" w:date="2026-10-02T09:00:00Z">
              <w:r>
                <w:rPr>
                  <w:b/>
                  <w:color w:val="FFFFFF"/>
                  <w:sz w:val="15"/>
                </w:rPr>
                <w:t>Gate</w:t>
              </w:r>
            </w:ins>
          </w:p>
        </w:tc>
        <w:tc>
          <w:tcPr>
            <w:tcW w:w="3600" w:type="dxa"/>
            <w:shd w:val="clear" w:color="auto" w:fill="17365D"/>
            <w:tcMar>
              <w:top w:w="80" w:type="dxa"/>
              <w:left w:w="80" w:type="dxa"/>
              <w:bottom w:w="80" w:type="dxa"/>
              <w:right w:w="80" w:type="dxa"/>
            </w:tcMar>
            <w:vAlign w:val="center"/>
          </w:tcPr>
          <w:p w14:paraId="62838F58" w14:textId="77777777" w:rsidR="008B20BB" w:rsidRDefault="00000000">
            <w:pPr>
              <w:spacing w:after="0"/>
              <w:rPr>
                <w:ins w:id="583" w:author="Claude" w:date="2026-10-02T09:00:00Z"/>
              </w:rPr>
            </w:pPr>
            <w:ins w:id="584" w:author="Claude" w:date="2026-10-02T09:00:00Z">
              <w:r>
                <w:rPr>
                  <w:b/>
                  <w:color w:val="FFFFFF"/>
                  <w:sz w:val="15"/>
                </w:rPr>
                <w:t>What must be proven</w:t>
              </w:r>
            </w:ins>
          </w:p>
        </w:tc>
        <w:tc>
          <w:tcPr>
            <w:tcW w:w="2700" w:type="dxa"/>
            <w:shd w:val="clear" w:color="auto" w:fill="17365D"/>
            <w:tcMar>
              <w:top w:w="80" w:type="dxa"/>
              <w:left w:w="80" w:type="dxa"/>
              <w:bottom w:w="80" w:type="dxa"/>
              <w:right w:w="80" w:type="dxa"/>
            </w:tcMar>
            <w:vAlign w:val="center"/>
          </w:tcPr>
          <w:p w14:paraId="6C1EFF34" w14:textId="77777777" w:rsidR="008B20BB" w:rsidRDefault="00000000">
            <w:pPr>
              <w:spacing w:after="0"/>
              <w:rPr>
                <w:ins w:id="585" w:author="Claude" w:date="2026-10-02T09:00:00Z"/>
              </w:rPr>
            </w:pPr>
            <w:ins w:id="586" w:author="Claude" w:date="2026-10-02T09:00:00Z">
              <w:r>
                <w:rPr>
                  <w:b/>
                  <w:color w:val="FFFFFF"/>
                  <w:sz w:val="15"/>
                </w:rPr>
                <w:t>Evidence</w:t>
              </w:r>
            </w:ins>
          </w:p>
        </w:tc>
        <w:tc>
          <w:tcPr>
            <w:tcW w:w="3024" w:type="dxa"/>
            <w:shd w:val="clear" w:color="auto" w:fill="17365D"/>
            <w:tcMar>
              <w:top w:w="80" w:type="dxa"/>
              <w:left w:w="80" w:type="dxa"/>
              <w:bottom w:w="80" w:type="dxa"/>
              <w:right w:w="80" w:type="dxa"/>
            </w:tcMar>
            <w:vAlign w:val="center"/>
          </w:tcPr>
          <w:p w14:paraId="7C315EBB" w14:textId="77777777" w:rsidR="008B20BB" w:rsidRDefault="00000000">
            <w:pPr>
              <w:spacing w:after="0"/>
              <w:rPr>
                <w:ins w:id="587" w:author="Claude" w:date="2026-10-02T09:00:00Z"/>
              </w:rPr>
            </w:pPr>
            <w:ins w:id="588" w:author="Claude" w:date="2026-10-02T09:00:00Z">
              <w:r>
                <w:rPr>
                  <w:b/>
                  <w:color w:val="FFFFFF"/>
                  <w:sz w:val="15"/>
                </w:rPr>
                <w:t>Gate owner</w:t>
              </w:r>
            </w:ins>
          </w:p>
        </w:tc>
      </w:tr>
      <w:tr w:rsidR="008B20BB" w14:paraId="5064A5FA" w14:textId="77777777">
        <w:trPr>
          <w:cantSplit/>
          <w:jc w:val="center"/>
          <w:ins w:id="589" w:author="Claude" w:date="2026-10-02T09:00:00Z"/>
        </w:trPr>
        <w:tc>
          <w:tcPr>
            <w:tcW w:w="900" w:type="dxa"/>
            <w:tcMar>
              <w:top w:w="80" w:type="dxa"/>
              <w:left w:w="80" w:type="dxa"/>
              <w:bottom w:w="80" w:type="dxa"/>
              <w:right w:w="80" w:type="dxa"/>
            </w:tcMar>
            <w:vAlign w:val="center"/>
          </w:tcPr>
          <w:p w14:paraId="2476A9F3" w14:textId="77777777" w:rsidR="008B20BB" w:rsidRDefault="00000000">
            <w:pPr>
              <w:spacing w:after="0"/>
              <w:rPr>
                <w:ins w:id="590" w:author="Claude" w:date="2026-10-02T09:00:00Z"/>
              </w:rPr>
            </w:pPr>
            <w:ins w:id="591" w:author="Claude" w:date="2026-10-02T09:00:00Z">
              <w:r>
                <w:rPr>
                  <w:sz w:val="15"/>
                </w:rPr>
                <w:t>G0 Data foundation</w:t>
              </w:r>
            </w:ins>
          </w:p>
        </w:tc>
        <w:tc>
          <w:tcPr>
            <w:tcW w:w="3600" w:type="dxa"/>
            <w:tcMar>
              <w:top w:w="80" w:type="dxa"/>
              <w:left w:w="80" w:type="dxa"/>
              <w:bottom w:w="80" w:type="dxa"/>
              <w:right w:w="80" w:type="dxa"/>
            </w:tcMar>
            <w:vAlign w:val="center"/>
          </w:tcPr>
          <w:p w14:paraId="77629C27" w14:textId="77777777" w:rsidR="008B20BB" w:rsidRDefault="00000000">
            <w:pPr>
              <w:spacing w:after="0"/>
              <w:rPr>
                <w:ins w:id="592" w:author="Claude" w:date="2026-10-02T09:00:00Z"/>
              </w:rPr>
            </w:pPr>
            <w:ins w:id="593" w:author="Claude" w:date="2026-10-02T09:00:00Z">
              <w:r>
                <w:rPr>
                  <w:sz w:val="15"/>
                </w:rPr>
                <w:t>Source data reconciles within a tolerance agreed in writing with the partner; identity-resolution quality measured; tenant isolation and audit log verified</w:t>
              </w:r>
            </w:ins>
          </w:p>
        </w:tc>
        <w:tc>
          <w:tcPr>
            <w:tcW w:w="2700" w:type="dxa"/>
            <w:tcMar>
              <w:top w:w="80" w:type="dxa"/>
              <w:left w:w="80" w:type="dxa"/>
              <w:bottom w:w="80" w:type="dxa"/>
              <w:right w:w="80" w:type="dxa"/>
            </w:tcMar>
            <w:vAlign w:val="center"/>
          </w:tcPr>
          <w:p w14:paraId="1D0D6BF2" w14:textId="77777777" w:rsidR="008B20BB" w:rsidRDefault="00000000">
            <w:pPr>
              <w:spacing w:after="0"/>
              <w:rPr>
                <w:ins w:id="594" w:author="Claude" w:date="2026-10-02T09:00:00Z"/>
              </w:rPr>
            </w:pPr>
            <w:ins w:id="595" w:author="Claude" w:date="2026-10-02T09:00:00Z">
              <w:r>
                <w:rPr>
                  <w:sz w:val="15"/>
                </w:rPr>
                <w:t>Reconciliation report; data-quality scorecard; isolation test</w:t>
              </w:r>
            </w:ins>
          </w:p>
        </w:tc>
        <w:tc>
          <w:tcPr>
            <w:tcW w:w="3024" w:type="dxa"/>
            <w:tcMar>
              <w:top w:w="80" w:type="dxa"/>
              <w:left w:w="80" w:type="dxa"/>
              <w:bottom w:w="80" w:type="dxa"/>
              <w:right w:w="80" w:type="dxa"/>
            </w:tcMar>
            <w:vAlign w:val="center"/>
          </w:tcPr>
          <w:p w14:paraId="26F2EC6C" w14:textId="77777777" w:rsidR="008B20BB" w:rsidRDefault="00000000">
            <w:pPr>
              <w:spacing w:after="0"/>
              <w:rPr>
                <w:ins w:id="596" w:author="Claude" w:date="2026-10-02T09:00:00Z"/>
              </w:rPr>
            </w:pPr>
            <w:ins w:id="597" w:author="Claude" w:date="2026-10-02T09:00:00Z">
              <w:r>
                <w:rPr>
                  <w:sz w:val="15"/>
                </w:rPr>
                <w:t>Data architect + Security lead</w:t>
              </w:r>
            </w:ins>
          </w:p>
        </w:tc>
      </w:tr>
      <w:tr w:rsidR="008B20BB" w14:paraId="3386C54B" w14:textId="77777777">
        <w:trPr>
          <w:cantSplit/>
          <w:jc w:val="center"/>
          <w:ins w:id="598" w:author="Claude" w:date="2026-10-02T09:00:00Z"/>
        </w:trPr>
        <w:tc>
          <w:tcPr>
            <w:tcW w:w="900" w:type="dxa"/>
            <w:tcMar>
              <w:top w:w="80" w:type="dxa"/>
              <w:left w:w="80" w:type="dxa"/>
              <w:bottom w:w="80" w:type="dxa"/>
              <w:right w:w="80" w:type="dxa"/>
            </w:tcMar>
            <w:vAlign w:val="center"/>
          </w:tcPr>
          <w:p w14:paraId="4040513F" w14:textId="77777777" w:rsidR="008B20BB" w:rsidRDefault="00000000">
            <w:pPr>
              <w:spacing w:after="0"/>
              <w:rPr>
                <w:ins w:id="599" w:author="Claude" w:date="2026-10-02T09:00:00Z"/>
              </w:rPr>
            </w:pPr>
            <w:ins w:id="600" w:author="Claude" w:date="2026-10-02T09:00:00Z">
              <w:r>
                <w:rPr>
                  <w:sz w:val="15"/>
                </w:rPr>
                <w:t>G1 Shadow exit</w:t>
              </w:r>
            </w:ins>
          </w:p>
        </w:tc>
        <w:tc>
          <w:tcPr>
            <w:tcW w:w="3600" w:type="dxa"/>
            <w:tcMar>
              <w:top w:w="80" w:type="dxa"/>
              <w:left w:w="80" w:type="dxa"/>
              <w:bottom w:w="80" w:type="dxa"/>
              <w:right w:w="80" w:type="dxa"/>
            </w:tcMar>
            <w:vAlign w:val="center"/>
          </w:tcPr>
          <w:p w14:paraId="7E79A72A" w14:textId="77777777" w:rsidR="008B20BB" w:rsidRDefault="00000000">
            <w:pPr>
              <w:spacing w:after="0"/>
              <w:rPr>
                <w:ins w:id="601" w:author="Claude" w:date="2026-10-02T09:00:00Z"/>
              </w:rPr>
            </w:pPr>
            <w:ins w:id="602" w:author="Claude" w:date="2026-10-02T09:00:00Z">
              <w:r>
                <w:rPr>
                  <w:sz w:val="15"/>
                </w:rPr>
                <w:t>Error rates and dollar-weighted error cost within Appendix A thresholds on point-in-time replay and live shadow data; labels double-reviewed</w:t>
              </w:r>
            </w:ins>
          </w:p>
        </w:tc>
        <w:tc>
          <w:tcPr>
            <w:tcW w:w="2700" w:type="dxa"/>
            <w:tcMar>
              <w:top w:w="80" w:type="dxa"/>
              <w:left w:w="80" w:type="dxa"/>
              <w:bottom w:w="80" w:type="dxa"/>
              <w:right w:w="80" w:type="dxa"/>
            </w:tcMar>
            <w:vAlign w:val="center"/>
          </w:tcPr>
          <w:p w14:paraId="1C0EE8D3" w14:textId="77777777" w:rsidR="008B20BB" w:rsidRDefault="00000000">
            <w:pPr>
              <w:spacing w:after="0"/>
              <w:rPr>
                <w:ins w:id="603" w:author="Claude" w:date="2026-10-02T09:00:00Z"/>
              </w:rPr>
            </w:pPr>
            <w:ins w:id="604" w:author="Claude" w:date="2026-10-02T09:00:00Z">
              <w:r>
                <w:rPr>
                  <w:sz w:val="15"/>
                </w:rPr>
                <w:t>Shadow report; gold-set results</w:t>
              </w:r>
            </w:ins>
          </w:p>
        </w:tc>
        <w:tc>
          <w:tcPr>
            <w:tcW w:w="3024" w:type="dxa"/>
            <w:tcMar>
              <w:top w:w="80" w:type="dxa"/>
              <w:left w:w="80" w:type="dxa"/>
              <w:bottom w:w="80" w:type="dxa"/>
              <w:right w:w="80" w:type="dxa"/>
            </w:tcMar>
            <w:vAlign w:val="center"/>
          </w:tcPr>
          <w:p w14:paraId="0306B628" w14:textId="77777777" w:rsidR="008B20BB" w:rsidRDefault="00000000">
            <w:pPr>
              <w:spacing w:after="0"/>
              <w:rPr>
                <w:ins w:id="605" w:author="Claude" w:date="2026-10-02T09:00:00Z"/>
              </w:rPr>
            </w:pPr>
            <w:ins w:id="606" w:author="Claude" w:date="2026-10-02T09:00:00Z">
              <w:r>
                <w:rPr>
                  <w:sz w:val="15"/>
                </w:rPr>
                <w:t>RCM domain lead + AI/ML engineer</w:t>
              </w:r>
            </w:ins>
          </w:p>
        </w:tc>
      </w:tr>
      <w:tr w:rsidR="008B20BB" w14:paraId="78ACCD7B" w14:textId="77777777">
        <w:trPr>
          <w:cantSplit/>
          <w:jc w:val="center"/>
          <w:ins w:id="607" w:author="Claude" w:date="2026-10-02T09:00:00Z"/>
        </w:trPr>
        <w:tc>
          <w:tcPr>
            <w:tcW w:w="900" w:type="dxa"/>
            <w:tcMar>
              <w:top w:w="80" w:type="dxa"/>
              <w:left w:w="80" w:type="dxa"/>
              <w:bottom w:w="80" w:type="dxa"/>
              <w:right w:w="80" w:type="dxa"/>
            </w:tcMar>
            <w:vAlign w:val="center"/>
          </w:tcPr>
          <w:p w14:paraId="544BA0E5" w14:textId="77777777" w:rsidR="008B20BB" w:rsidRDefault="00000000">
            <w:pPr>
              <w:spacing w:after="0"/>
              <w:rPr>
                <w:ins w:id="608" w:author="Claude" w:date="2026-10-02T09:00:00Z"/>
              </w:rPr>
            </w:pPr>
            <w:ins w:id="609" w:author="Claude" w:date="2026-10-02T09:00:00Z">
              <w:r>
                <w:rPr>
                  <w:sz w:val="15"/>
                </w:rPr>
                <w:t>G2 Live assist</w:t>
              </w:r>
            </w:ins>
          </w:p>
        </w:tc>
        <w:tc>
          <w:tcPr>
            <w:tcW w:w="3600" w:type="dxa"/>
            <w:tcMar>
              <w:top w:w="80" w:type="dxa"/>
              <w:left w:w="80" w:type="dxa"/>
              <w:bottom w:w="80" w:type="dxa"/>
              <w:right w:w="80" w:type="dxa"/>
            </w:tcMar>
            <w:vAlign w:val="center"/>
          </w:tcPr>
          <w:p w14:paraId="74684914" w14:textId="77777777" w:rsidR="008B20BB" w:rsidRDefault="00000000">
            <w:pPr>
              <w:spacing w:after="0"/>
              <w:rPr>
                <w:ins w:id="610" w:author="Claude" w:date="2026-10-02T09:00:00Z"/>
              </w:rPr>
            </w:pPr>
            <w:ins w:id="611" w:author="Claude" w:date="2026-10-02T09:00:00Z">
              <w:r>
                <w:rPr>
                  <w:sz w:val="15"/>
                </w:rPr>
                <w:t>Acceptance, rework and override rates measured against thresholds; reviewer audit shows approvals are genuine</w:t>
              </w:r>
            </w:ins>
          </w:p>
        </w:tc>
        <w:tc>
          <w:tcPr>
            <w:tcW w:w="2700" w:type="dxa"/>
            <w:tcMar>
              <w:top w:w="80" w:type="dxa"/>
              <w:left w:w="80" w:type="dxa"/>
              <w:bottom w:w="80" w:type="dxa"/>
              <w:right w:w="80" w:type="dxa"/>
            </w:tcMar>
            <w:vAlign w:val="center"/>
          </w:tcPr>
          <w:p w14:paraId="5FC886F0" w14:textId="77777777" w:rsidR="008B20BB" w:rsidRDefault="00000000">
            <w:pPr>
              <w:spacing w:after="0"/>
              <w:rPr>
                <w:ins w:id="612" w:author="Claude" w:date="2026-10-02T09:00:00Z"/>
              </w:rPr>
            </w:pPr>
            <w:ins w:id="613" w:author="Claude" w:date="2026-10-02T09:00:00Z">
              <w:r>
                <w:rPr>
                  <w:sz w:val="15"/>
                </w:rPr>
                <w:t>Daily operating review records; audit sample results</w:t>
              </w:r>
            </w:ins>
          </w:p>
        </w:tc>
        <w:tc>
          <w:tcPr>
            <w:tcW w:w="3024" w:type="dxa"/>
            <w:tcMar>
              <w:top w:w="80" w:type="dxa"/>
              <w:left w:w="80" w:type="dxa"/>
              <w:bottom w:w="80" w:type="dxa"/>
              <w:right w:w="80" w:type="dxa"/>
            </w:tcMar>
            <w:vAlign w:val="center"/>
          </w:tcPr>
          <w:p w14:paraId="2AED9D00" w14:textId="77777777" w:rsidR="008B20BB" w:rsidRDefault="00000000">
            <w:pPr>
              <w:spacing w:after="0"/>
              <w:rPr>
                <w:ins w:id="614" w:author="Claude" w:date="2026-10-02T09:00:00Z"/>
              </w:rPr>
            </w:pPr>
            <w:ins w:id="615" w:author="Claude" w:date="2026-10-02T09:00:00Z">
              <w:r>
                <w:rPr>
                  <w:sz w:val="15"/>
                </w:rPr>
                <w:t>Product lead + RCM operations lead</w:t>
              </w:r>
            </w:ins>
          </w:p>
        </w:tc>
      </w:tr>
      <w:tr w:rsidR="008B20BB" w14:paraId="3A95ADEA" w14:textId="77777777">
        <w:trPr>
          <w:cantSplit/>
          <w:jc w:val="center"/>
          <w:ins w:id="616" w:author="Claude" w:date="2026-10-02T09:00:00Z"/>
        </w:trPr>
        <w:tc>
          <w:tcPr>
            <w:tcW w:w="900" w:type="dxa"/>
            <w:tcMar>
              <w:top w:w="80" w:type="dxa"/>
              <w:left w:w="80" w:type="dxa"/>
              <w:bottom w:w="80" w:type="dxa"/>
              <w:right w:w="80" w:type="dxa"/>
            </w:tcMar>
            <w:vAlign w:val="center"/>
          </w:tcPr>
          <w:p w14:paraId="1853E8A3" w14:textId="77777777" w:rsidR="008B20BB" w:rsidRDefault="00000000">
            <w:pPr>
              <w:spacing w:after="0"/>
              <w:rPr>
                <w:ins w:id="617" w:author="Claude" w:date="2026-10-02T09:00:00Z"/>
              </w:rPr>
            </w:pPr>
            <w:ins w:id="618" w:author="Claude" w:date="2026-10-02T09:00:00Z">
              <w:r>
                <w:rPr>
                  <w:sz w:val="15"/>
                </w:rPr>
                <w:t>G3 Approve-and-run</w:t>
              </w:r>
            </w:ins>
          </w:p>
        </w:tc>
        <w:tc>
          <w:tcPr>
            <w:tcW w:w="3600" w:type="dxa"/>
            <w:tcMar>
              <w:top w:w="80" w:type="dxa"/>
              <w:left w:w="80" w:type="dxa"/>
              <w:bottom w:w="80" w:type="dxa"/>
              <w:right w:w="80" w:type="dxa"/>
            </w:tcMar>
            <w:vAlign w:val="center"/>
          </w:tcPr>
          <w:p w14:paraId="66107FEB" w14:textId="77777777" w:rsidR="008B20BB" w:rsidRDefault="00000000">
            <w:pPr>
              <w:spacing w:after="0"/>
              <w:rPr>
                <w:ins w:id="619" w:author="Claude" w:date="2026-10-02T09:00:00Z"/>
              </w:rPr>
            </w:pPr>
            <w:ins w:id="620" w:author="Claude" w:date="2026-10-02T09:00:00Z">
              <w:r>
                <w:rPr>
                  <w:sz w:val="15"/>
                </w:rPr>
                <w:t>Rollback or compensating action tested for the reversibility class; idempotency and failure-injection tests passed; named approver and SLA; leading indicators verified</w:t>
              </w:r>
            </w:ins>
          </w:p>
        </w:tc>
        <w:tc>
          <w:tcPr>
            <w:tcW w:w="2700" w:type="dxa"/>
            <w:tcMar>
              <w:top w:w="80" w:type="dxa"/>
              <w:left w:w="80" w:type="dxa"/>
              <w:bottom w:w="80" w:type="dxa"/>
              <w:right w:w="80" w:type="dxa"/>
            </w:tcMar>
            <w:vAlign w:val="center"/>
          </w:tcPr>
          <w:p w14:paraId="220837E2" w14:textId="77777777" w:rsidR="008B20BB" w:rsidRDefault="00000000">
            <w:pPr>
              <w:spacing w:after="0"/>
              <w:rPr>
                <w:ins w:id="621" w:author="Claude" w:date="2026-10-02T09:00:00Z"/>
              </w:rPr>
            </w:pPr>
            <w:ins w:id="622" w:author="Claude" w:date="2026-10-02T09:00:00Z">
              <w:r>
                <w:rPr>
                  <w:sz w:val="15"/>
                </w:rPr>
                <w:t>Test evidence; audit export</w:t>
              </w:r>
            </w:ins>
          </w:p>
        </w:tc>
        <w:tc>
          <w:tcPr>
            <w:tcW w:w="3024" w:type="dxa"/>
            <w:tcMar>
              <w:top w:w="80" w:type="dxa"/>
              <w:left w:w="80" w:type="dxa"/>
              <w:bottom w:w="80" w:type="dxa"/>
              <w:right w:w="80" w:type="dxa"/>
            </w:tcMar>
            <w:vAlign w:val="center"/>
          </w:tcPr>
          <w:p w14:paraId="3054A6F4" w14:textId="77777777" w:rsidR="008B20BB" w:rsidRDefault="00000000">
            <w:pPr>
              <w:spacing w:after="0"/>
              <w:rPr>
                <w:ins w:id="623" w:author="Claude" w:date="2026-10-02T09:00:00Z"/>
              </w:rPr>
            </w:pPr>
            <w:ins w:id="624" w:author="Claude" w:date="2026-10-02T09:00:00Z">
              <w:r>
                <w:rPr>
                  <w:sz w:val="15"/>
                </w:rPr>
                <w:t>Engineering lead + Compliance</w:t>
              </w:r>
            </w:ins>
          </w:p>
        </w:tc>
      </w:tr>
      <w:tr w:rsidR="008B20BB" w14:paraId="4BB93938" w14:textId="77777777">
        <w:trPr>
          <w:cantSplit/>
          <w:jc w:val="center"/>
          <w:ins w:id="625" w:author="Claude" w:date="2026-10-02T09:00:00Z"/>
        </w:trPr>
        <w:tc>
          <w:tcPr>
            <w:tcW w:w="900" w:type="dxa"/>
            <w:tcMar>
              <w:top w:w="80" w:type="dxa"/>
              <w:left w:w="80" w:type="dxa"/>
              <w:bottom w:w="80" w:type="dxa"/>
              <w:right w:w="80" w:type="dxa"/>
            </w:tcMar>
            <w:vAlign w:val="center"/>
          </w:tcPr>
          <w:p w14:paraId="1B3DCA98" w14:textId="77777777" w:rsidR="008B20BB" w:rsidRDefault="00000000">
            <w:pPr>
              <w:spacing w:after="0"/>
              <w:rPr>
                <w:ins w:id="626" w:author="Claude" w:date="2026-10-02T09:00:00Z"/>
              </w:rPr>
            </w:pPr>
            <w:ins w:id="627" w:author="Claude" w:date="2026-10-02T09:00:00Z">
              <w:r>
                <w:rPr>
                  <w:sz w:val="15"/>
                </w:rPr>
                <w:t>G4 Bounded autonomy</w:t>
              </w:r>
            </w:ins>
          </w:p>
        </w:tc>
        <w:tc>
          <w:tcPr>
            <w:tcW w:w="3600" w:type="dxa"/>
            <w:tcMar>
              <w:top w:w="80" w:type="dxa"/>
              <w:left w:w="80" w:type="dxa"/>
              <w:bottom w:w="80" w:type="dxa"/>
              <w:right w:w="80" w:type="dxa"/>
            </w:tcMar>
            <w:vAlign w:val="center"/>
          </w:tcPr>
          <w:p w14:paraId="2C91E1DE" w14:textId="77777777" w:rsidR="008B20BB" w:rsidRDefault="00000000">
            <w:pPr>
              <w:spacing w:after="0"/>
              <w:rPr>
                <w:ins w:id="628" w:author="Claude" w:date="2026-10-02T09:00:00Z"/>
              </w:rPr>
            </w:pPr>
            <w:ins w:id="629" w:author="Claude" w:date="2026-10-02T09:00:00Z">
              <w:r>
                <w:rPr>
                  <w:sz w:val="15"/>
                </w:rPr>
                <w:t>Lagging outcomes matured for affected payers; no unauthorized action; drift monitoring live; client authorization and dollar caps in writing</w:t>
              </w:r>
            </w:ins>
          </w:p>
        </w:tc>
        <w:tc>
          <w:tcPr>
            <w:tcW w:w="2700" w:type="dxa"/>
            <w:tcMar>
              <w:top w:w="80" w:type="dxa"/>
              <w:left w:w="80" w:type="dxa"/>
              <w:bottom w:w="80" w:type="dxa"/>
              <w:right w:w="80" w:type="dxa"/>
            </w:tcMar>
            <w:vAlign w:val="center"/>
          </w:tcPr>
          <w:p w14:paraId="7392C169" w14:textId="77777777" w:rsidR="008B20BB" w:rsidRDefault="00000000">
            <w:pPr>
              <w:spacing w:after="0"/>
              <w:rPr>
                <w:ins w:id="630" w:author="Claude" w:date="2026-10-02T09:00:00Z"/>
              </w:rPr>
            </w:pPr>
            <w:ins w:id="631" w:author="Claude" w:date="2026-10-02T09:00:00Z">
              <w:r>
                <w:rPr>
                  <w:sz w:val="15"/>
                </w:rPr>
                <w:t>Outcome report; signed client policy</w:t>
              </w:r>
            </w:ins>
          </w:p>
        </w:tc>
        <w:tc>
          <w:tcPr>
            <w:tcW w:w="3024" w:type="dxa"/>
            <w:tcMar>
              <w:top w:w="80" w:type="dxa"/>
              <w:left w:w="80" w:type="dxa"/>
              <w:bottom w:w="80" w:type="dxa"/>
              <w:right w:w="80" w:type="dxa"/>
            </w:tcMar>
            <w:vAlign w:val="center"/>
          </w:tcPr>
          <w:p w14:paraId="6012C916" w14:textId="77777777" w:rsidR="008B20BB" w:rsidRDefault="00000000">
            <w:pPr>
              <w:spacing w:after="0"/>
              <w:rPr>
                <w:ins w:id="632" w:author="Claude" w:date="2026-10-02T09:00:00Z"/>
              </w:rPr>
            </w:pPr>
            <w:ins w:id="633" w:author="Claude" w:date="2026-10-02T09:00:00Z">
              <w:r>
                <w:rPr>
                  <w:sz w:val="15"/>
                </w:rPr>
                <w:t>Product lead + Compliance + client</w:t>
              </w:r>
            </w:ins>
          </w:p>
        </w:tc>
      </w:tr>
      <w:tr w:rsidR="008B20BB" w14:paraId="71B5363B" w14:textId="77777777">
        <w:trPr>
          <w:cantSplit/>
          <w:jc w:val="center"/>
          <w:ins w:id="634" w:author="Claude" w:date="2026-10-02T09:00:00Z"/>
        </w:trPr>
        <w:tc>
          <w:tcPr>
            <w:tcW w:w="900" w:type="dxa"/>
            <w:tcMar>
              <w:top w:w="80" w:type="dxa"/>
              <w:left w:w="80" w:type="dxa"/>
              <w:bottom w:w="80" w:type="dxa"/>
              <w:right w:w="80" w:type="dxa"/>
            </w:tcMar>
            <w:vAlign w:val="center"/>
          </w:tcPr>
          <w:p w14:paraId="1BD4E639" w14:textId="77777777" w:rsidR="008B20BB" w:rsidRDefault="00000000">
            <w:pPr>
              <w:spacing w:after="0"/>
              <w:rPr>
                <w:ins w:id="635" w:author="Claude" w:date="2026-10-02T09:00:00Z"/>
              </w:rPr>
            </w:pPr>
            <w:ins w:id="636" w:author="Claude" w:date="2026-10-02T09:00:00Z">
              <w:r>
                <w:rPr>
                  <w:sz w:val="15"/>
                </w:rPr>
                <w:t>G5 Write-back</w:t>
              </w:r>
            </w:ins>
          </w:p>
        </w:tc>
        <w:tc>
          <w:tcPr>
            <w:tcW w:w="3600" w:type="dxa"/>
            <w:tcMar>
              <w:top w:w="80" w:type="dxa"/>
              <w:left w:w="80" w:type="dxa"/>
              <w:bottom w:w="80" w:type="dxa"/>
              <w:right w:w="80" w:type="dxa"/>
            </w:tcMar>
            <w:vAlign w:val="center"/>
          </w:tcPr>
          <w:p w14:paraId="5190DA1E" w14:textId="77777777" w:rsidR="008B20BB" w:rsidRDefault="00000000">
            <w:pPr>
              <w:spacing w:after="0"/>
              <w:rPr>
                <w:ins w:id="637" w:author="Claude" w:date="2026-10-02T09:00:00Z"/>
              </w:rPr>
            </w:pPr>
            <w:ins w:id="638" w:author="Claude" w:date="2026-10-02T09:00:00Z">
              <w:r>
                <w:rPr>
                  <w:sz w:val="15"/>
                </w:rPr>
                <w:t>Per action type: before/after values and source evidence captured; client approval; rollback proven</w:t>
              </w:r>
            </w:ins>
          </w:p>
        </w:tc>
        <w:tc>
          <w:tcPr>
            <w:tcW w:w="2700" w:type="dxa"/>
            <w:tcMar>
              <w:top w:w="80" w:type="dxa"/>
              <w:left w:w="80" w:type="dxa"/>
              <w:bottom w:w="80" w:type="dxa"/>
              <w:right w:w="80" w:type="dxa"/>
            </w:tcMar>
            <w:vAlign w:val="center"/>
          </w:tcPr>
          <w:p w14:paraId="3D0CA0B1" w14:textId="77777777" w:rsidR="008B20BB" w:rsidRDefault="00000000">
            <w:pPr>
              <w:spacing w:after="0"/>
              <w:rPr>
                <w:ins w:id="639" w:author="Claude" w:date="2026-10-02T09:00:00Z"/>
              </w:rPr>
            </w:pPr>
            <w:ins w:id="640" w:author="Claude" w:date="2026-10-02T09:00:00Z">
              <w:r>
                <w:rPr>
                  <w:sz w:val="15"/>
                </w:rPr>
                <w:t>Write-back test log; client approval record</w:t>
              </w:r>
            </w:ins>
          </w:p>
        </w:tc>
        <w:tc>
          <w:tcPr>
            <w:tcW w:w="3024" w:type="dxa"/>
            <w:tcMar>
              <w:top w:w="80" w:type="dxa"/>
              <w:left w:w="80" w:type="dxa"/>
              <w:bottom w:w="80" w:type="dxa"/>
              <w:right w:w="80" w:type="dxa"/>
            </w:tcMar>
            <w:vAlign w:val="center"/>
          </w:tcPr>
          <w:p w14:paraId="287D8071" w14:textId="77777777" w:rsidR="008B20BB" w:rsidRDefault="00000000">
            <w:pPr>
              <w:spacing w:after="0"/>
              <w:rPr>
                <w:ins w:id="641" w:author="Claude" w:date="2026-10-02T09:00:00Z"/>
              </w:rPr>
            </w:pPr>
            <w:ins w:id="642" w:author="Claude" w:date="2026-10-02T09:00:00Z">
              <w:r>
                <w:rPr>
                  <w:sz w:val="15"/>
                </w:rPr>
                <w:t>Client + Engineering lead</w:t>
              </w:r>
            </w:ins>
          </w:p>
        </w:tc>
      </w:tr>
    </w:tbl>
    <w:p w14:paraId="4FEE64B4" w14:textId="77777777" w:rsidR="008B20BB" w:rsidRDefault="008B20BB">
      <w:pPr>
        <w:spacing w:before="160"/>
        <w:rPr>
          <w:ins w:id="643" w:author="Claude" w:date="2026-10-02T09:00:00Z"/>
        </w:rPr>
      </w:pPr>
    </w:p>
    <w:p w14:paraId="079A1D31" w14:textId="77777777" w:rsidR="008B20BB" w:rsidRDefault="00000000">
      <w:pPr>
        <w:pStyle w:val="Heading1"/>
        <w:rPr>
          <w:ins w:id="644" w:author="Claude" w:date="2026-10-02T09:00:00Z"/>
        </w:rPr>
      </w:pPr>
      <w:bookmarkStart w:id="645" w:name="_Toc9000016"/>
      <w:bookmarkStart w:id="646" w:name="_Toc242031674"/>
      <w:ins w:id="647" w:author="Claude" w:date="2026-10-02T09:00:00Z">
        <w:r>
          <w:t>11C. Foundation and implementation focus</w:t>
        </w:r>
        <w:bookmarkEnd w:id="645"/>
        <w:bookmarkEnd w:id="646"/>
      </w:ins>
    </w:p>
    <w:p w14:paraId="3E5EA56F" w14:textId="77777777" w:rsidR="008B20BB" w:rsidRDefault="00000000">
      <w:pPr>
        <w:pStyle w:val="Heading2"/>
        <w:rPr>
          <w:ins w:id="648" w:author="Claude" w:date="2026-10-02T09:00:00Z"/>
        </w:rPr>
      </w:pPr>
      <w:bookmarkStart w:id="649" w:name="_Toc242031675"/>
      <w:ins w:id="650" w:author="Claude" w:date="2026-10-02T09:00:00Z">
        <w:r>
          <w:t>Foundation focus (in priority order)</w:t>
        </w:r>
        <w:bookmarkEnd w:id="649"/>
      </w:ins>
    </w:p>
    <w:p w14:paraId="4FFD7BD9" w14:textId="77777777" w:rsidR="008B20BB" w:rsidRDefault="00000000">
      <w:pPr>
        <w:pStyle w:val="ListBullet"/>
        <w:spacing w:after="60"/>
        <w:rPr>
          <w:ins w:id="651" w:author="Claude" w:date="2026-10-02T09:00:00Z"/>
        </w:rPr>
      </w:pPr>
      <w:ins w:id="652" w:author="Claude" w:date="2026-10-02T09:00:00Z">
        <w:r>
          <w:t>Priority 1 – identity resolution and data lineage.</w:t>
        </w:r>
      </w:ins>
    </w:p>
    <w:p w14:paraId="4A851C95" w14:textId="77777777" w:rsidR="008B20BB" w:rsidRDefault="00000000">
      <w:pPr>
        <w:pStyle w:val="ListBullet"/>
        <w:spacing w:after="60"/>
        <w:rPr>
          <w:ins w:id="653" w:author="Claude" w:date="2026-10-02T09:00:00Z"/>
        </w:rPr>
      </w:pPr>
      <w:ins w:id="654" w:author="Claude" w:date="2026-10-02T09:00:00Z">
        <w:r>
          <w:t>Priority 2 – event store with as-of replay.</w:t>
        </w:r>
      </w:ins>
    </w:p>
    <w:p w14:paraId="6FA6576B" w14:textId="77777777" w:rsidR="008B20BB" w:rsidRDefault="00000000">
      <w:pPr>
        <w:pStyle w:val="ListBullet"/>
        <w:spacing w:after="60"/>
        <w:rPr>
          <w:ins w:id="655" w:author="Claude" w:date="2026-10-02T09:00:00Z"/>
        </w:rPr>
      </w:pPr>
      <w:ins w:id="656" w:author="Claude" w:date="2026-10-02T09:00:00Z">
        <w:r>
          <w:t>Priority 3 – policy engine and decision record.</w:t>
        </w:r>
      </w:ins>
    </w:p>
    <w:p w14:paraId="5B749529" w14:textId="77777777" w:rsidR="008B20BB" w:rsidRDefault="00000000">
      <w:pPr>
        <w:pStyle w:val="ListBullet"/>
        <w:spacing w:after="60"/>
        <w:rPr>
          <w:ins w:id="657" w:author="Claude" w:date="2026-10-02T09:00:00Z"/>
        </w:rPr>
      </w:pPr>
      <w:ins w:id="658" w:author="Claude" w:date="2026-10-02T09:00:00Z">
        <w:r>
          <w:t>Priority 4 – value ledger and outcome attribution (also the commercial engine).</w:t>
        </w:r>
      </w:ins>
    </w:p>
    <w:p w14:paraId="228B3850" w14:textId="77777777" w:rsidR="008B20BB" w:rsidRDefault="00000000">
      <w:pPr>
        <w:pStyle w:val="ListBullet"/>
        <w:spacing w:after="60"/>
        <w:rPr>
          <w:ins w:id="659" w:author="Claude" w:date="2026-10-02T09:00:00Z"/>
        </w:rPr>
      </w:pPr>
      <w:ins w:id="660" w:author="Claude" w:date="2026-10-02T09:00:00Z">
        <w:r>
          <w:t>Priority 5 – tenant model and connector framework, favouring configuration over per-client custom code.</w:t>
        </w:r>
      </w:ins>
    </w:p>
    <w:p w14:paraId="51FC168D" w14:textId="77777777" w:rsidR="008B20BB" w:rsidRDefault="00000000">
      <w:pPr>
        <w:pStyle w:val="ListBullet"/>
        <w:spacing w:after="60"/>
        <w:rPr>
          <w:ins w:id="661" w:author="Claude" w:date="2026-10-02T09:00:00Z"/>
        </w:rPr>
      </w:pPr>
      <w:ins w:id="662" w:author="Claude" w:date="2026-10-02T09:00:00Z">
        <w:r>
          <w:t>Priority 6 – evaluation harness and payer-rule library.</w:t>
        </w:r>
      </w:ins>
    </w:p>
    <w:p w14:paraId="4EF9EF9F" w14:textId="77777777" w:rsidR="008B20BB" w:rsidRDefault="00000000">
      <w:pPr>
        <w:pStyle w:val="ListBullet"/>
        <w:spacing w:after="60"/>
        <w:rPr>
          <w:ins w:id="663" w:author="Claude" w:date="2026-10-02T09:00:00Z"/>
        </w:rPr>
      </w:pPr>
      <w:ins w:id="664" w:author="Claude" w:date="2026-10-02T09:00:00Z">
        <w:r>
          <w:t>Priority 7 – security assurance and audit package.</w:t>
        </w:r>
      </w:ins>
    </w:p>
    <w:p w14:paraId="656A7CC7" w14:textId="77777777" w:rsidR="008B20BB" w:rsidRDefault="00000000">
      <w:pPr>
        <w:pStyle w:val="Heading2"/>
        <w:rPr>
          <w:ins w:id="665" w:author="Claude" w:date="2026-10-02T09:00:00Z"/>
        </w:rPr>
      </w:pPr>
      <w:bookmarkStart w:id="666" w:name="_Toc242031676"/>
      <w:ins w:id="667" w:author="Claude" w:date="2026-10-02T09:00:00Z">
        <w:r>
          <w:t>Implementation focus</w:t>
        </w:r>
        <w:bookmarkEnd w:id="666"/>
      </w:ins>
    </w:p>
    <w:p w14:paraId="4141CC37" w14:textId="77777777" w:rsidR="008B20BB" w:rsidRDefault="00000000">
      <w:pPr>
        <w:pStyle w:val="ListBullet"/>
        <w:spacing w:after="60"/>
        <w:rPr>
          <w:ins w:id="668" w:author="Claude" w:date="2026-10-02T09:00:00Z"/>
        </w:rPr>
      </w:pPr>
      <w:ins w:id="669" w:author="Claude" w:date="2026-10-02T09:00:00Z">
        <w:r>
          <w:t>Land motion: a read-only leakage and baseline diagnostic. It needs only the P0 read-only integrations, carries low risk, and shows what the platform would have caught before any automation runs, giving a fast first proof of value and the baseline needed for attribution. Decided: A15-lite is pulled forward as the land motion; the full A15 Revenue Assurance Investigator remains Phase 2.</w:t>
        </w:r>
      </w:ins>
    </w:p>
    <w:p w14:paraId="14441F5E" w14:textId="77777777" w:rsidR="008B20BB" w:rsidRDefault="00000000">
      <w:pPr>
        <w:pStyle w:val="ListBullet"/>
        <w:spacing w:after="60"/>
        <w:rPr>
          <w:ins w:id="670" w:author="Claude" w:date="2026-10-02T09:00:00Z"/>
        </w:rPr>
      </w:pPr>
      <w:ins w:id="671" w:author="Claude" w:date="2026-10-02T09:00:00Z">
        <w:r>
          <w:t>Time-to-first-value outranks breadth: sequence work by what produces verified value soonest.</w:t>
        </w:r>
      </w:ins>
    </w:p>
    <w:p w14:paraId="14741445" w14:textId="77777777" w:rsidR="008B20BB" w:rsidRDefault="00000000">
      <w:pPr>
        <w:pStyle w:val="ListBullet"/>
        <w:spacing w:after="60"/>
        <w:rPr>
          <w:ins w:id="672" w:author="Claude" w:date="2026-10-02T09:00:00Z"/>
        </w:rPr>
      </w:pPr>
      <w:ins w:id="673" w:author="Claude" w:date="2026-10-02T09:00:00Z">
        <w:r>
          <w:t>Change management with billing staff: shadow mode first, visible override reasons, and trust built before autonomy.</w:t>
        </w:r>
      </w:ins>
    </w:p>
    <w:p w14:paraId="443A5A9B" w14:textId="77777777" w:rsidR="008B20BB" w:rsidRDefault="00000000">
      <w:pPr>
        <w:pStyle w:val="ListBullet"/>
        <w:spacing w:after="60"/>
        <w:rPr>
          <w:ins w:id="674" w:author="Claude" w:date="2026-10-02T09:00:00Z"/>
        </w:rPr>
      </w:pPr>
      <w:ins w:id="675" w:author="Claude" w:date="2026-10-02T09:00:00Z">
        <w:r>
          <w:t>A governance council per client that ratifies autonomy promotions at each gate.</w:t>
        </w:r>
      </w:ins>
    </w:p>
    <w:p w14:paraId="0DB2C75A" w14:textId="77777777" w:rsidR="008B20BB" w:rsidRDefault="00000000">
      <w:pPr>
        <w:pStyle w:val="ListBullet"/>
        <w:spacing w:after="60"/>
        <w:rPr>
          <w:ins w:id="676" w:author="Claude" w:date="2026-10-02T09:00:00Z"/>
        </w:rPr>
      </w:pPr>
      <w:ins w:id="677" w:author="Claude" w:date="2026-10-02T09:00:00Z">
        <w:r>
          <w:t>A data-readiness check before kickoff: access, reconciliation, contract availability and data quality.</w:t>
        </w:r>
      </w:ins>
    </w:p>
    <w:p w14:paraId="1E966F69" w14:textId="77777777" w:rsidR="008B20BB" w:rsidRDefault="00000000">
      <w:pPr>
        <w:pStyle w:val="ListBullet"/>
        <w:spacing w:after="60"/>
        <w:rPr>
          <w:ins w:id="678" w:author="Claude" w:date="2026-10-02T09:00:00Z"/>
        </w:rPr>
      </w:pPr>
      <w:ins w:id="679" w:author="Claude" w:date="2026-10-02T09:00:00Z">
        <w:r>
          <w:lastRenderedPageBreak/>
          <w:t>A standard onboarding playbook, business reviews driven by the value ledger, and no per-client forks.</w:t>
        </w:r>
      </w:ins>
    </w:p>
    <w:p w14:paraId="0C3CCCF7" w14:textId="77777777" w:rsidR="008B20BB" w:rsidRDefault="00000000">
      <w:pPr>
        <w:pStyle w:val="Heading2"/>
        <w:rPr>
          <w:ins w:id="680" w:author="Claude" w:date="2026-10-02T09:00:00Z"/>
        </w:rPr>
      </w:pPr>
      <w:bookmarkStart w:id="681" w:name="_Toc242031677"/>
      <w:ins w:id="682" w:author="Claude" w:date="2026-10-02T09:00:00Z">
        <w:r>
          <w:t>A15-lite: land-motion diagnostic (scope)</w:t>
        </w:r>
        <w:bookmarkEnd w:id="681"/>
      </w:ins>
    </w:p>
    <w:p w14:paraId="138FCD97" w14:textId="77777777" w:rsidR="008B20BB" w:rsidRDefault="00000000">
      <w:pPr>
        <w:pStyle w:val="ListBullet"/>
        <w:spacing w:after="60"/>
        <w:rPr>
          <w:ins w:id="683" w:author="Claude" w:date="2026-10-02T09:00:00Z"/>
        </w:rPr>
      </w:pPr>
      <w:ins w:id="684" w:author="Claude" w:date="2026-10-02T09:00:00Z">
        <w:r>
          <w:t>Inputs: read-only P0 sources only – EHR/PM database or export, 837/835/ATB history, and contracts or fee schedules where available.</w:t>
        </w:r>
      </w:ins>
    </w:p>
    <w:p w14:paraId="0ECED3A1" w14:textId="77777777" w:rsidR="008B20BB" w:rsidRDefault="00000000">
      <w:pPr>
        <w:pStyle w:val="ListBullet"/>
        <w:spacing w:after="60"/>
        <w:rPr>
          <w:ins w:id="685" w:author="Claude" w:date="2026-10-02T09:00:00Z"/>
        </w:rPr>
      </w:pPr>
      <w:ins w:id="686" w:author="Claude" w:date="2026-10-02T09:00:00Z">
        <w:r>
          <w:t>Outputs: leakage and variance by payer, CPT, location and provider; recoverable versus structural leakage with supporting evidence; denial and underpayment root-cause summary; baseline KPIs; and a ranked opportunity list mapped to the automations that would address each item.</w:t>
        </w:r>
      </w:ins>
    </w:p>
    <w:p w14:paraId="2F997CB0" w14:textId="77777777" w:rsidR="008B20BB" w:rsidRDefault="00000000">
      <w:pPr>
        <w:pStyle w:val="ListBullet"/>
        <w:spacing w:after="60"/>
        <w:rPr>
          <w:ins w:id="687" w:author="Claude" w:date="2026-10-02T09:00:00Z"/>
        </w:rPr>
      </w:pPr>
      <w:ins w:id="688" w:author="Claude" w:date="2026-10-02T09:00:00Z">
        <w:r>
          <w:t>Boundaries: read-only, no write-back and no payer-facing action; findings are recorded as detected, not realized; PHI handled under the BAA; material findings validated by the Finance or RCM leader, as for A15.</w:t>
        </w:r>
      </w:ins>
    </w:p>
    <w:p w14:paraId="2E51446E" w14:textId="77777777" w:rsidR="008B20BB" w:rsidRDefault="00000000">
      <w:pPr>
        <w:pStyle w:val="ListBullet"/>
        <w:spacing w:after="60"/>
        <w:rPr>
          <w:ins w:id="689" w:author="Claude" w:date="2026-10-02T09:00:00Z"/>
        </w:rPr>
      </w:pPr>
      <w:ins w:id="690" w:author="Claude" w:date="2026-10-02T09:00:00Z">
        <w:r>
          <w:t>Exit: report accepted by the partner and baseline KPIs signed off; findings seed the value ledger as detected value.</w:t>
        </w:r>
      </w:ins>
    </w:p>
    <w:p w14:paraId="7EBAF74A" w14:textId="77777777" w:rsidR="00DA0C49" w:rsidRDefault="00B10EEA">
      <w:pPr>
        <w:pStyle w:val="Heading1"/>
      </w:pPr>
      <w:bookmarkStart w:id="691" w:name="_Toc9000017"/>
      <w:bookmarkStart w:id="692" w:name="_Toc242031678"/>
      <w:r>
        <w:t>12. Core architecture decisions to make now</w:t>
      </w:r>
      <w:bookmarkEnd w:id="691"/>
      <w:bookmarkEnd w:id="692"/>
    </w:p>
    <w:tbl>
      <w:tblPr>
        <w:tblStyle w:val="TableGrid"/>
        <w:tblW w:w="0" w:type="auto"/>
        <w:jc w:val="center"/>
        <w:tblLook w:val="04A0" w:firstRow="1" w:lastRow="0" w:firstColumn="1" w:lastColumn="0" w:noHBand="0" w:noVBand="1"/>
      </w:tblPr>
      <w:tblGrid>
        <w:gridCol w:w="2554"/>
        <w:gridCol w:w="2554"/>
        <w:gridCol w:w="2553"/>
        <w:gridCol w:w="2553"/>
      </w:tblGrid>
      <w:tr w:rsidR="00DA0C49" w14:paraId="6AAE562D" w14:textId="77777777">
        <w:trPr>
          <w:cantSplit/>
          <w:tblHeader/>
          <w:jc w:val="center"/>
        </w:trPr>
        <w:tc>
          <w:tcPr>
            <w:tcW w:w="2556" w:type="dxa"/>
            <w:shd w:val="clear" w:color="auto" w:fill="17365D"/>
            <w:tcMar>
              <w:top w:w="80" w:type="dxa"/>
              <w:left w:w="80" w:type="dxa"/>
              <w:bottom w:w="80" w:type="dxa"/>
              <w:right w:w="80" w:type="dxa"/>
            </w:tcMar>
            <w:vAlign w:val="center"/>
          </w:tcPr>
          <w:p w14:paraId="65ADCF16" w14:textId="77777777" w:rsidR="00DA0C49" w:rsidRDefault="00B10EEA">
            <w:pPr>
              <w:spacing w:after="0"/>
            </w:pPr>
            <w:r>
              <w:rPr>
                <w:b/>
                <w:color w:val="FFFFFF"/>
                <w:sz w:val="15"/>
              </w:rPr>
              <w:t>Decision</w:t>
            </w:r>
          </w:p>
        </w:tc>
        <w:tc>
          <w:tcPr>
            <w:tcW w:w="2556" w:type="dxa"/>
            <w:shd w:val="clear" w:color="auto" w:fill="17365D"/>
            <w:tcMar>
              <w:top w:w="80" w:type="dxa"/>
              <w:left w:w="80" w:type="dxa"/>
              <w:bottom w:w="80" w:type="dxa"/>
              <w:right w:w="80" w:type="dxa"/>
            </w:tcMar>
            <w:vAlign w:val="center"/>
          </w:tcPr>
          <w:p w14:paraId="57EE6CE9" w14:textId="77777777" w:rsidR="00DA0C49" w:rsidRDefault="00B10EEA">
            <w:pPr>
              <w:spacing w:after="0"/>
            </w:pPr>
            <w:r>
              <w:rPr>
                <w:b/>
                <w:color w:val="FFFFFF"/>
                <w:sz w:val="15"/>
              </w:rPr>
              <w:t>Recommended direction for discussion</w:t>
            </w:r>
          </w:p>
        </w:tc>
        <w:tc>
          <w:tcPr>
            <w:tcW w:w="2556" w:type="dxa"/>
            <w:shd w:val="clear" w:color="auto" w:fill="17365D"/>
            <w:tcMar>
              <w:top w:w="80" w:type="dxa"/>
              <w:left w:w="80" w:type="dxa"/>
              <w:bottom w:w="80" w:type="dxa"/>
              <w:right w:w="80" w:type="dxa"/>
            </w:tcMar>
            <w:vAlign w:val="center"/>
          </w:tcPr>
          <w:p w14:paraId="70D51264" w14:textId="77777777" w:rsidR="00DA0C49" w:rsidRDefault="00B10EEA">
            <w:pPr>
              <w:spacing w:after="0"/>
            </w:pPr>
            <w:r>
              <w:rPr>
                <w:b/>
                <w:color w:val="FFFFFF"/>
                <w:sz w:val="15"/>
              </w:rPr>
              <w:t>Why</w:t>
            </w:r>
          </w:p>
        </w:tc>
        <w:tc>
          <w:tcPr>
            <w:tcW w:w="2556" w:type="dxa"/>
            <w:shd w:val="clear" w:color="auto" w:fill="17365D"/>
            <w:tcMar>
              <w:top w:w="80" w:type="dxa"/>
              <w:left w:w="80" w:type="dxa"/>
              <w:bottom w:w="80" w:type="dxa"/>
              <w:right w:w="80" w:type="dxa"/>
            </w:tcMar>
            <w:vAlign w:val="center"/>
          </w:tcPr>
          <w:p w14:paraId="392F67D0" w14:textId="77777777" w:rsidR="00DA0C49" w:rsidRDefault="00B10EEA">
            <w:pPr>
              <w:spacing w:after="0"/>
            </w:pPr>
            <w:r>
              <w:rPr>
                <w:b/>
                <w:color w:val="FFFFFF"/>
                <w:sz w:val="15"/>
              </w:rPr>
              <w:t>Decision needed by</w:t>
            </w:r>
          </w:p>
        </w:tc>
      </w:tr>
      <w:tr w:rsidR="00DA0C49" w14:paraId="4C9DEED9" w14:textId="77777777">
        <w:trPr>
          <w:cantSplit/>
          <w:jc w:val="center"/>
        </w:trPr>
        <w:tc>
          <w:tcPr>
            <w:tcW w:w="2556" w:type="dxa"/>
            <w:tcMar>
              <w:top w:w="80" w:type="dxa"/>
              <w:left w:w="80" w:type="dxa"/>
              <w:bottom w:w="80" w:type="dxa"/>
              <w:right w:w="80" w:type="dxa"/>
            </w:tcMar>
            <w:vAlign w:val="center"/>
          </w:tcPr>
          <w:p w14:paraId="3D2CDE5B" w14:textId="77777777" w:rsidR="00DA0C49" w:rsidRDefault="00B10EEA">
            <w:pPr>
              <w:spacing w:after="0"/>
            </w:pPr>
            <w:r>
              <w:rPr>
                <w:sz w:val="15"/>
              </w:rPr>
              <w:t>Workflow/orchestration</w:t>
            </w:r>
          </w:p>
        </w:tc>
        <w:tc>
          <w:tcPr>
            <w:tcW w:w="2556" w:type="dxa"/>
            <w:tcMar>
              <w:top w:w="80" w:type="dxa"/>
              <w:left w:w="80" w:type="dxa"/>
              <w:bottom w:w="80" w:type="dxa"/>
              <w:right w:w="80" w:type="dxa"/>
            </w:tcMar>
            <w:vAlign w:val="center"/>
          </w:tcPr>
          <w:p w14:paraId="7D5B1302" w14:textId="77777777" w:rsidR="00DA0C49" w:rsidRDefault="00B10EEA">
            <w:pPr>
              <w:spacing w:after="0"/>
            </w:pPr>
            <w:r>
              <w:rPr>
                <w:sz w:val="15"/>
              </w:rPr>
              <w:t>Adopt a durable workflow engine; keep RCM policy, state model and action contracts proprietary</w:t>
            </w:r>
          </w:p>
        </w:tc>
        <w:tc>
          <w:tcPr>
            <w:tcW w:w="2556" w:type="dxa"/>
            <w:tcMar>
              <w:top w:w="80" w:type="dxa"/>
              <w:left w:w="80" w:type="dxa"/>
              <w:bottom w:w="80" w:type="dxa"/>
              <w:right w:w="80" w:type="dxa"/>
            </w:tcMar>
            <w:vAlign w:val="center"/>
          </w:tcPr>
          <w:p w14:paraId="29F53EA5" w14:textId="77777777" w:rsidR="00DA0C49" w:rsidRDefault="00B10EEA">
            <w:pPr>
              <w:spacing w:after="0"/>
            </w:pPr>
            <w:r>
              <w:rPr>
                <w:sz w:val="15"/>
              </w:rPr>
              <w:t>Reliability, retries and long-running workflows are infrastructure concerns; domain logic is the moat</w:t>
            </w:r>
          </w:p>
        </w:tc>
        <w:tc>
          <w:tcPr>
            <w:tcW w:w="2556" w:type="dxa"/>
            <w:tcMar>
              <w:top w:w="80" w:type="dxa"/>
              <w:left w:w="80" w:type="dxa"/>
              <w:bottom w:w="80" w:type="dxa"/>
              <w:right w:w="80" w:type="dxa"/>
            </w:tcMar>
            <w:vAlign w:val="center"/>
          </w:tcPr>
          <w:p w14:paraId="407110CA" w14:textId="77777777" w:rsidR="00DA0C49" w:rsidRDefault="00B10EEA">
            <w:pPr>
              <w:spacing w:after="0"/>
            </w:pPr>
            <w:r>
              <w:rPr>
                <w:sz w:val="15"/>
              </w:rPr>
              <w:t>Week 2</w:t>
            </w:r>
          </w:p>
        </w:tc>
      </w:tr>
      <w:tr w:rsidR="00DA0C49" w14:paraId="6EFEFA64" w14:textId="77777777">
        <w:trPr>
          <w:cantSplit/>
          <w:jc w:val="center"/>
        </w:trPr>
        <w:tc>
          <w:tcPr>
            <w:tcW w:w="2556" w:type="dxa"/>
            <w:shd w:val="clear" w:color="auto" w:fill="F3F6F9"/>
            <w:tcMar>
              <w:top w:w="80" w:type="dxa"/>
              <w:left w:w="80" w:type="dxa"/>
              <w:bottom w:w="80" w:type="dxa"/>
              <w:right w:w="80" w:type="dxa"/>
            </w:tcMar>
            <w:vAlign w:val="center"/>
          </w:tcPr>
          <w:p w14:paraId="61E0D006" w14:textId="77777777" w:rsidR="00DA0C49" w:rsidRDefault="00B10EEA">
            <w:pPr>
              <w:spacing w:after="0"/>
            </w:pPr>
            <w:r>
              <w:rPr>
                <w:sz w:val="15"/>
              </w:rPr>
              <w:t>Rules vs AI</w:t>
            </w:r>
          </w:p>
        </w:tc>
        <w:tc>
          <w:tcPr>
            <w:tcW w:w="2556" w:type="dxa"/>
            <w:shd w:val="clear" w:color="auto" w:fill="F3F6F9"/>
            <w:tcMar>
              <w:top w:w="80" w:type="dxa"/>
              <w:left w:w="80" w:type="dxa"/>
              <w:bottom w:w="80" w:type="dxa"/>
              <w:right w:w="80" w:type="dxa"/>
            </w:tcMar>
            <w:vAlign w:val="center"/>
          </w:tcPr>
          <w:p w14:paraId="0899642E" w14:textId="77777777" w:rsidR="00DA0C49" w:rsidRDefault="00B10EEA">
            <w:pPr>
              <w:spacing w:after="0"/>
            </w:pPr>
            <w:r>
              <w:rPr>
                <w:sz w:val="15"/>
              </w:rPr>
              <w:t>Rules first for deterministic checks; AI for extraction, classification, prediction and drafting</w:t>
            </w:r>
          </w:p>
        </w:tc>
        <w:tc>
          <w:tcPr>
            <w:tcW w:w="2556" w:type="dxa"/>
            <w:shd w:val="clear" w:color="auto" w:fill="F3F6F9"/>
            <w:tcMar>
              <w:top w:w="80" w:type="dxa"/>
              <w:left w:w="80" w:type="dxa"/>
              <w:bottom w:w="80" w:type="dxa"/>
              <w:right w:w="80" w:type="dxa"/>
            </w:tcMar>
            <w:vAlign w:val="center"/>
          </w:tcPr>
          <w:p w14:paraId="7FA4DEB2" w14:textId="77777777" w:rsidR="00DA0C49" w:rsidRDefault="00B10EEA">
            <w:pPr>
              <w:spacing w:after="0"/>
            </w:pPr>
            <w:r>
              <w:rPr>
                <w:sz w:val="15"/>
              </w:rPr>
              <w:t>Improves auditability and reduces unnecessary model risk/cost</w:t>
            </w:r>
          </w:p>
        </w:tc>
        <w:tc>
          <w:tcPr>
            <w:tcW w:w="2556" w:type="dxa"/>
            <w:shd w:val="clear" w:color="auto" w:fill="F3F6F9"/>
            <w:tcMar>
              <w:top w:w="80" w:type="dxa"/>
              <w:left w:w="80" w:type="dxa"/>
              <w:bottom w:w="80" w:type="dxa"/>
              <w:right w:w="80" w:type="dxa"/>
            </w:tcMar>
            <w:vAlign w:val="center"/>
          </w:tcPr>
          <w:p w14:paraId="73005663" w14:textId="77777777" w:rsidR="00DA0C49" w:rsidRDefault="00B10EEA">
            <w:pPr>
              <w:spacing w:after="0"/>
            </w:pPr>
            <w:r>
              <w:rPr>
                <w:sz w:val="15"/>
              </w:rPr>
              <w:t>Week 2</w:t>
            </w:r>
          </w:p>
        </w:tc>
      </w:tr>
      <w:tr w:rsidR="00DA0C49" w14:paraId="530E8B92" w14:textId="77777777">
        <w:trPr>
          <w:cantSplit/>
          <w:jc w:val="center"/>
        </w:trPr>
        <w:tc>
          <w:tcPr>
            <w:tcW w:w="2556" w:type="dxa"/>
            <w:tcMar>
              <w:top w:w="80" w:type="dxa"/>
              <w:left w:w="80" w:type="dxa"/>
              <w:bottom w:w="80" w:type="dxa"/>
              <w:right w:w="80" w:type="dxa"/>
            </w:tcMar>
            <w:vAlign w:val="center"/>
          </w:tcPr>
          <w:p w14:paraId="46D8B3DB" w14:textId="77777777" w:rsidR="00DA0C49" w:rsidRDefault="00B10EEA">
            <w:pPr>
              <w:spacing w:after="0"/>
            </w:pPr>
            <w:r>
              <w:rPr>
                <w:sz w:val="15"/>
              </w:rPr>
              <w:t>Model strategy</w:t>
            </w:r>
          </w:p>
        </w:tc>
        <w:tc>
          <w:tcPr>
            <w:tcW w:w="2556" w:type="dxa"/>
            <w:tcMar>
              <w:top w:w="80" w:type="dxa"/>
              <w:left w:w="80" w:type="dxa"/>
              <w:bottom w:w="80" w:type="dxa"/>
              <w:right w:w="80" w:type="dxa"/>
            </w:tcMar>
            <w:vAlign w:val="center"/>
          </w:tcPr>
          <w:p w14:paraId="0278B732" w14:textId="77777777" w:rsidR="00DA0C49" w:rsidRDefault="00B10EEA">
            <w:pPr>
              <w:spacing w:after="0"/>
            </w:pPr>
            <w:r>
              <w:rPr>
                <w:sz w:val="15"/>
              </w:rPr>
              <w:t>Model abstraction layer with approved task-specific models; private/BAA-compatible deployment options where PHI is processed</w:t>
            </w:r>
            <w:ins w:id="693" w:author="Claude" w:date="2026-10-02T09:00:00Z">
              <w:r>
                <w:rPr>
                  <w:sz w:val="15"/>
                </w:rPr>
                <w:t>; approved hosting and BAA in place before any PHI enters prototypes</w:t>
              </w:r>
            </w:ins>
          </w:p>
        </w:tc>
        <w:tc>
          <w:tcPr>
            <w:tcW w:w="2556" w:type="dxa"/>
            <w:tcMar>
              <w:top w:w="80" w:type="dxa"/>
              <w:left w:w="80" w:type="dxa"/>
              <w:bottom w:w="80" w:type="dxa"/>
              <w:right w:w="80" w:type="dxa"/>
            </w:tcMar>
            <w:vAlign w:val="center"/>
          </w:tcPr>
          <w:p w14:paraId="6C18BC73" w14:textId="77777777" w:rsidR="00DA0C49" w:rsidRDefault="00B10EEA">
            <w:pPr>
              <w:spacing w:after="0"/>
            </w:pPr>
            <w:r>
              <w:rPr>
                <w:sz w:val="15"/>
              </w:rPr>
              <w:t>Avoid model lock-in and allow workload-specific quality/cost trade-offs</w:t>
            </w:r>
          </w:p>
        </w:tc>
        <w:tc>
          <w:tcPr>
            <w:tcW w:w="2556" w:type="dxa"/>
            <w:tcMar>
              <w:top w:w="80" w:type="dxa"/>
              <w:left w:w="80" w:type="dxa"/>
              <w:bottom w:w="80" w:type="dxa"/>
              <w:right w:w="80" w:type="dxa"/>
            </w:tcMar>
            <w:vAlign w:val="center"/>
          </w:tcPr>
          <w:p w14:paraId="0C0265F8" w14:textId="77777777" w:rsidR="00DA0C49" w:rsidRDefault="00B10EEA">
            <w:pPr>
              <w:spacing w:after="0"/>
            </w:pPr>
            <w:del w:id="694" w:author="Claude" w:date="2026-10-02T09:00:00Z">
              <w:r>
                <w:rPr>
                  <w:sz w:val="15"/>
                </w:rPr>
                <w:delText>Week 4</w:delText>
              </w:r>
            </w:del>
            <w:ins w:id="695" w:author="Claude" w:date="2026-10-02T09:00:00Z">
              <w:r>
                <w:rPr>
                  <w:sz w:val="15"/>
                </w:rPr>
                <w:t>Week 2</w:t>
              </w:r>
            </w:ins>
          </w:p>
        </w:tc>
      </w:tr>
      <w:tr w:rsidR="00DA0C49" w14:paraId="0A111FCE" w14:textId="77777777">
        <w:trPr>
          <w:cantSplit/>
          <w:jc w:val="center"/>
        </w:trPr>
        <w:tc>
          <w:tcPr>
            <w:tcW w:w="2556" w:type="dxa"/>
            <w:shd w:val="clear" w:color="auto" w:fill="F3F6F9"/>
            <w:tcMar>
              <w:top w:w="80" w:type="dxa"/>
              <w:left w:w="80" w:type="dxa"/>
              <w:bottom w:w="80" w:type="dxa"/>
              <w:right w:w="80" w:type="dxa"/>
            </w:tcMar>
            <w:vAlign w:val="center"/>
          </w:tcPr>
          <w:p w14:paraId="700D4DE2" w14:textId="77777777" w:rsidR="00DA0C49" w:rsidRDefault="00B10EEA">
            <w:pPr>
              <w:spacing w:after="0"/>
            </w:pPr>
            <w:r>
              <w:rPr>
                <w:sz w:val="15"/>
              </w:rPr>
              <w:t>Action hierarchy</w:t>
            </w:r>
          </w:p>
        </w:tc>
        <w:tc>
          <w:tcPr>
            <w:tcW w:w="2556" w:type="dxa"/>
            <w:shd w:val="clear" w:color="auto" w:fill="F3F6F9"/>
            <w:tcMar>
              <w:top w:w="80" w:type="dxa"/>
              <w:left w:w="80" w:type="dxa"/>
              <w:bottom w:w="80" w:type="dxa"/>
              <w:right w:w="80" w:type="dxa"/>
            </w:tcMar>
            <w:vAlign w:val="center"/>
          </w:tcPr>
          <w:p w14:paraId="4971BBE1" w14:textId="77777777" w:rsidR="00DA0C49" w:rsidRDefault="00B10EEA">
            <w:pPr>
              <w:spacing w:after="0"/>
            </w:pPr>
            <w:r>
              <w:rPr>
                <w:sz w:val="15"/>
              </w:rPr>
              <w:t>API/EDI first; browser/portal automation only where no supported interface exists and risk is acceptable</w:t>
            </w:r>
            <w:ins w:id="696" w:author="Claude" w:date="2026-10-02T09:00:00Z">
              <w:r>
                <w:rPr>
                  <w:sz w:val="15"/>
                </w:rPr>
                <w:t>; budget for portal/fax/mail adapters for appeals and many status checks, with legal review of payer portal terms</w:t>
              </w:r>
            </w:ins>
          </w:p>
        </w:tc>
        <w:tc>
          <w:tcPr>
            <w:tcW w:w="2556" w:type="dxa"/>
            <w:shd w:val="clear" w:color="auto" w:fill="F3F6F9"/>
            <w:tcMar>
              <w:top w:w="80" w:type="dxa"/>
              <w:left w:w="80" w:type="dxa"/>
              <w:bottom w:w="80" w:type="dxa"/>
              <w:right w:w="80" w:type="dxa"/>
            </w:tcMar>
            <w:vAlign w:val="center"/>
          </w:tcPr>
          <w:p w14:paraId="2B418C6B" w14:textId="77777777" w:rsidR="00DA0C49" w:rsidRDefault="00B10EEA">
            <w:pPr>
              <w:spacing w:after="0"/>
            </w:pPr>
            <w:r>
              <w:rPr>
                <w:sz w:val="15"/>
              </w:rPr>
              <w:t>Improves reliability and maintainability</w:t>
            </w:r>
          </w:p>
        </w:tc>
        <w:tc>
          <w:tcPr>
            <w:tcW w:w="2556" w:type="dxa"/>
            <w:shd w:val="clear" w:color="auto" w:fill="F3F6F9"/>
            <w:tcMar>
              <w:top w:w="80" w:type="dxa"/>
              <w:left w:w="80" w:type="dxa"/>
              <w:bottom w:w="80" w:type="dxa"/>
              <w:right w:w="80" w:type="dxa"/>
            </w:tcMar>
            <w:vAlign w:val="center"/>
          </w:tcPr>
          <w:p w14:paraId="0CB4AB02" w14:textId="77777777" w:rsidR="00DA0C49" w:rsidRDefault="00B10EEA">
            <w:pPr>
              <w:spacing w:after="0"/>
            </w:pPr>
            <w:r>
              <w:rPr>
                <w:sz w:val="15"/>
              </w:rPr>
              <w:t>Week 3</w:t>
            </w:r>
          </w:p>
        </w:tc>
      </w:tr>
      <w:tr w:rsidR="00DA0C49" w14:paraId="6EAA1F65" w14:textId="77777777">
        <w:trPr>
          <w:cantSplit/>
          <w:jc w:val="center"/>
        </w:trPr>
        <w:tc>
          <w:tcPr>
            <w:tcW w:w="2556" w:type="dxa"/>
            <w:tcMar>
              <w:top w:w="80" w:type="dxa"/>
              <w:left w:w="80" w:type="dxa"/>
              <w:bottom w:w="80" w:type="dxa"/>
              <w:right w:w="80" w:type="dxa"/>
            </w:tcMar>
            <w:vAlign w:val="center"/>
          </w:tcPr>
          <w:p w14:paraId="4DFDDE87" w14:textId="77777777" w:rsidR="00DA0C49" w:rsidRDefault="00B10EEA">
            <w:pPr>
              <w:spacing w:after="0"/>
            </w:pPr>
            <w:r>
              <w:rPr>
                <w:sz w:val="15"/>
              </w:rPr>
              <w:t>Data architecture</w:t>
            </w:r>
          </w:p>
        </w:tc>
        <w:tc>
          <w:tcPr>
            <w:tcW w:w="2556" w:type="dxa"/>
            <w:tcMar>
              <w:top w:w="80" w:type="dxa"/>
              <w:left w:w="80" w:type="dxa"/>
              <w:bottom w:w="80" w:type="dxa"/>
              <w:right w:w="80" w:type="dxa"/>
            </w:tcMar>
            <w:vAlign w:val="center"/>
          </w:tcPr>
          <w:p w14:paraId="1F4EBFD4" w14:textId="77777777" w:rsidR="00DA0C49" w:rsidRDefault="00B10EEA">
            <w:pPr>
              <w:spacing w:after="0"/>
            </w:pPr>
            <w:r>
              <w:rPr>
                <w:sz w:val="15"/>
              </w:rPr>
              <w:t>Event-sourced normalized RCM model plus source snapshots/lineage</w:t>
            </w:r>
            <w:ins w:id="697" w:author="Claude" w:date="2026-10-02T09:00:00Z">
              <w:r>
                <w:rPr>
                  <w:sz w:val="15"/>
                </w:rPr>
                <w:t>; lock a minimal core model and identity-resolution approach in Week 2, then extend by entity through the Days 31–60 shadow window</w:t>
              </w:r>
            </w:ins>
          </w:p>
        </w:tc>
        <w:tc>
          <w:tcPr>
            <w:tcW w:w="2556" w:type="dxa"/>
            <w:tcMar>
              <w:top w:w="80" w:type="dxa"/>
              <w:left w:w="80" w:type="dxa"/>
              <w:bottom w:w="80" w:type="dxa"/>
              <w:right w:w="80" w:type="dxa"/>
            </w:tcMar>
            <w:vAlign w:val="center"/>
          </w:tcPr>
          <w:p w14:paraId="2B21F93D" w14:textId="77777777" w:rsidR="00DA0C49" w:rsidRDefault="00B10EEA">
            <w:pPr>
              <w:spacing w:after="0"/>
            </w:pPr>
            <w:r>
              <w:rPr>
                <w:sz w:val="15"/>
              </w:rPr>
              <w:t>Supports replay, attribution, audit and cross-workflow reasoning</w:t>
            </w:r>
          </w:p>
        </w:tc>
        <w:tc>
          <w:tcPr>
            <w:tcW w:w="2556" w:type="dxa"/>
            <w:tcMar>
              <w:top w:w="80" w:type="dxa"/>
              <w:left w:w="80" w:type="dxa"/>
              <w:bottom w:w="80" w:type="dxa"/>
              <w:right w:w="80" w:type="dxa"/>
            </w:tcMar>
            <w:vAlign w:val="center"/>
          </w:tcPr>
          <w:p w14:paraId="51636F1A" w14:textId="77777777" w:rsidR="00DA0C49" w:rsidRDefault="00B10EEA">
            <w:pPr>
              <w:spacing w:after="0"/>
            </w:pPr>
            <w:r>
              <w:rPr>
                <w:sz w:val="15"/>
              </w:rPr>
              <w:t>Week 2</w:t>
            </w:r>
          </w:p>
        </w:tc>
      </w:tr>
      <w:tr w:rsidR="00DA0C49" w14:paraId="2E0E8B6B" w14:textId="77777777">
        <w:trPr>
          <w:cantSplit/>
          <w:jc w:val="center"/>
        </w:trPr>
        <w:tc>
          <w:tcPr>
            <w:tcW w:w="2556" w:type="dxa"/>
            <w:shd w:val="clear" w:color="auto" w:fill="F3F6F9"/>
            <w:tcMar>
              <w:top w:w="80" w:type="dxa"/>
              <w:left w:w="80" w:type="dxa"/>
              <w:bottom w:w="80" w:type="dxa"/>
              <w:right w:w="80" w:type="dxa"/>
            </w:tcMar>
            <w:vAlign w:val="center"/>
          </w:tcPr>
          <w:p w14:paraId="0F835590" w14:textId="77777777" w:rsidR="00DA0C49" w:rsidRDefault="00B10EEA">
            <w:pPr>
              <w:spacing w:after="0"/>
            </w:pPr>
            <w:r>
              <w:rPr>
                <w:sz w:val="15"/>
              </w:rPr>
              <w:t>Agent memory</w:t>
            </w:r>
          </w:p>
        </w:tc>
        <w:tc>
          <w:tcPr>
            <w:tcW w:w="2556" w:type="dxa"/>
            <w:shd w:val="clear" w:color="auto" w:fill="F3F6F9"/>
            <w:tcMar>
              <w:top w:w="80" w:type="dxa"/>
              <w:left w:w="80" w:type="dxa"/>
              <w:bottom w:w="80" w:type="dxa"/>
              <w:right w:w="80" w:type="dxa"/>
            </w:tcMar>
            <w:vAlign w:val="center"/>
          </w:tcPr>
          <w:p w14:paraId="3C763022" w14:textId="77777777" w:rsidR="00DA0C49" w:rsidRDefault="00B10EEA">
            <w:pPr>
              <w:spacing w:after="0"/>
            </w:pPr>
            <w:r>
              <w:rPr>
                <w:sz w:val="15"/>
              </w:rPr>
              <w:t>Structured domain memory (payer rules, client policies, outcomes) rather than unrestricted conversational memory</w:t>
            </w:r>
          </w:p>
        </w:tc>
        <w:tc>
          <w:tcPr>
            <w:tcW w:w="2556" w:type="dxa"/>
            <w:shd w:val="clear" w:color="auto" w:fill="F3F6F9"/>
            <w:tcMar>
              <w:top w:w="80" w:type="dxa"/>
              <w:left w:w="80" w:type="dxa"/>
              <w:bottom w:w="80" w:type="dxa"/>
              <w:right w:w="80" w:type="dxa"/>
            </w:tcMar>
            <w:vAlign w:val="center"/>
          </w:tcPr>
          <w:p w14:paraId="1D215262" w14:textId="77777777" w:rsidR="00DA0C49" w:rsidRDefault="00B10EEA">
            <w:pPr>
              <w:spacing w:after="0"/>
            </w:pPr>
            <w:r>
              <w:rPr>
                <w:sz w:val="15"/>
              </w:rPr>
              <w:t>Keeps intelligence auditable and portable</w:t>
            </w:r>
          </w:p>
        </w:tc>
        <w:tc>
          <w:tcPr>
            <w:tcW w:w="2556" w:type="dxa"/>
            <w:shd w:val="clear" w:color="auto" w:fill="F3F6F9"/>
            <w:tcMar>
              <w:top w:w="80" w:type="dxa"/>
              <w:left w:w="80" w:type="dxa"/>
              <w:bottom w:w="80" w:type="dxa"/>
              <w:right w:w="80" w:type="dxa"/>
            </w:tcMar>
            <w:vAlign w:val="center"/>
          </w:tcPr>
          <w:p w14:paraId="22623EC3" w14:textId="77777777" w:rsidR="00DA0C49" w:rsidRDefault="00B10EEA">
            <w:pPr>
              <w:spacing w:after="0"/>
            </w:pPr>
            <w:r>
              <w:rPr>
                <w:sz w:val="15"/>
              </w:rPr>
              <w:t>Week 4</w:t>
            </w:r>
          </w:p>
        </w:tc>
      </w:tr>
      <w:tr w:rsidR="00DA0C49" w14:paraId="1E8ED3A7" w14:textId="77777777">
        <w:trPr>
          <w:cantSplit/>
          <w:jc w:val="center"/>
        </w:trPr>
        <w:tc>
          <w:tcPr>
            <w:tcW w:w="2556" w:type="dxa"/>
            <w:tcMar>
              <w:top w:w="80" w:type="dxa"/>
              <w:left w:w="80" w:type="dxa"/>
              <w:bottom w:w="80" w:type="dxa"/>
              <w:right w:w="80" w:type="dxa"/>
            </w:tcMar>
            <w:vAlign w:val="center"/>
          </w:tcPr>
          <w:p w14:paraId="7F0753C5" w14:textId="77777777" w:rsidR="00DA0C49" w:rsidRDefault="00B10EEA">
            <w:pPr>
              <w:spacing w:after="0"/>
            </w:pPr>
            <w:r>
              <w:rPr>
                <w:sz w:val="15"/>
              </w:rPr>
              <w:t>Tenant model</w:t>
            </w:r>
          </w:p>
        </w:tc>
        <w:tc>
          <w:tcPr>
            <w:tcW w:w="2556" w:type="dxa"/>
            <w:tcMar>
              <w:top w:w="80" w:type="dxa"/>
              <w:left w:w="80" w:type="dxa"/>
              <w:bottom w:w="80" w:type="dxa"/>
              <w:right w:w="80" w:type="dxa"/>
            </w:tcMar>
            <w:vAlign w:val="center"/>
          </w:tcPr>
          <w:p w14:paraId="5725ACD8" w14:textId="77777777" w:rsidR="00DA0C49" w:rsidRDefault="00B10EEA">
            <w:pPr>
              <w:spacing w:after="0"/>
            </w:pPr>
            <w:r>
              <w:rPr>
                <w:sz w:val="15"/>
              </w:rPr>
              <w:t>Strong tenant isolation with client-specific policy/configuration and optional single-tenant deployment path</w:t>
            </w:r>
          </w:p>
        </w:tc>
        <w:tc>
          <w:tcPr>
            <w:tcW w:w="2556" w:type="dxa"/>
            <w:tcMar>
              <w:top w:w="80" w:type="dxa"/>
              <w:left w:w="80" w:type="dxa"/>
              <w:bottom w:w="80" w:type="dxa"/>
              <w:right w:w="80" w:type="dxa"/>
            </w:tcMar>
            <w:vAlign w:val="center"/>
          </w:tcPr>
          <w:p w14:paraId="5B64B31C" w14:textId="77777777" w:rsidR="00DA0C49" w:rsidRDefault="00B10EEA">
            <w:pPr>
              <w:spacing w:after="0"/>
            </w:pPr>
            <w:r>
              <w:rPr>
                <w:sz w:val="15"/>
              </w:rPr>
              <w:t>Necessary for enterprise security and data segregation</w:t>
            </w:r>
            <w:ins w:id="698" w:author="Claude" w:date="2026-10-02T09:00:00Z">
              <w:r>
                <w:rPr>
                  <w:sz w:val="15"/>
                </w:rPr>
                <w:t>; drives schema, RBAC and audit design in Days 0–30</w:t>
              </w:r>
            </w:ins>
          </w:p>
        </w:tc>
        <w:tc>
          <w:tcPr>
            <w:tcW w:w="2556" w:type="dxa"/>
            <w:tcMar>
              <w:top w:w="80" w:type="dxa"/>
              <w:left w:w="80" w:type="dxa"/>
              <w:bottom w:w="80" w:type="dxa"/>
              <w:right w:w="80" w:type="dxa"/>
            </w:tcMar>
            <w:vAlign w:val="center"/>
          </w:tcPr>
          <w:p w14:paraId="41380E71" w14:textId="77777777" w:rsidR="00DA0C49" w:rsidRDefault="00B10EEA">
            <w:pPr>
              <w:spacing w:after="0"/>
            </w:pPr>
            <w:del w:id="699" w:author="Claude" w:date="2026-10-02T09:00:00Z">
              <w:r>
                <w:rPr>
                  <w:sz w:val="15"/>
                </w:rPr>
                <w:delText>Week 6</w:delText>
              </w:r>
            </w:del>
            <w:ins w:id="700" w:author="Claude" w:date="2026-10-02T09:00:00Z">
              <w:r>
                <w:rPr>
                  <w:sz w:val="15"/>
                </w:rPr>
                <w:t>Week 2</w:t>
              </w:r>
            </w:ins>
          </w:p>
        </w:tc>
      </w:tr>
      <w:tr w:rsidR="00DA0C49" w14:paraId="0A6249DD" w14:textId="77777777">
        <w:trPr>
          <w:cantSplit/>
          <w:jc w:val="center"/>
        </w:trPr>
        <w:tc>
          <w:tcPr>
            <w:tcW w:w="2556" w:type="dxa"/>
            <w:shd w:val="clear" w:color="auto" w:fill="F3F6F9"/>
            <w:tcMar>
              <w:top w:w="80" w:type="dxa"/>
              <w:left w:w="80" w:type="dxa"/>
              <w:bottom w:w="80" w:type="dxa"/>
              <w:right w:w="80" w:type="dxa"/>
            </w:tcMar>
            <w:vAlign w:val="center"/>
          </w:tcPr>
          <w:p w14:paraId="685A75E6" w14:textId="77777777" w:rsidR="00DA0C49" w:rsidRDefault="00B10EEA">
            <w:pPr>
              <w:spacing w:after="0"/>
            </w:pPr>
            <w:r>
              <w:rPr>
                <w:sz w:val="15"/>
              </w:rPr>
              <w:t>Write-back</w:t>
            </w:r>
          </w:p>
        </w:tc>
        <w:tc>
          <w:tcPr>
            <w:tcW w:w="2556" w:type="dxa"/>
            <w:shd w:val="clear" w:color="auto" w:fill="F3F6F9"/>
            <w:tcMar>
              <w:top w:w="80" w:type="dxa"/>
              <w:left w:w="80" w:type="dxa"/>
              <w:bottom w:w="80" w:type="dxa"/>
              <w:right w:w="80" w:type="dxa"/>
            </w:tcMar>
            <w:vAlign w:val="center"/>
          </w:tcPr>
          <w:p w14:paraId="7169D64A" w14:textId="77777777" w:rsidR="00DA0C49" w:rsidRDefault="00B10EEA">
            <w:pPr>
              <w:spacing w:after="0"/>
            </w:pPr>
            <w:r>
              <w:rPr>
                <w:sz w:val="15"/>
              </w:rPr>
              <w:t>No write-back until shadow accuracy, explicit client approval and rollback controls are proven per action type</w:t>
            </w:r>
            <w:ins w:id="701" w:author="Claude" w:date="2026-10-02T09:00:00Z">
              <w:r>
                <w:rPr>
                  <w:sz w:val="15"/>
                </w:rPr>
                <w:t>; MVP claim corrections are resubmitted via the clearinghouse and PM write-back is limited to tasks/notes until approved per action type</w:t>
              </w:r>
            </w:ins>
          </w:p>
        </w:tc>
        <w:tc>
          <w:tcPr>
            <w:tcW w:w="2556" w:type="dxa"/>
            <w:shd w:val="clear" w:color="auto" w:fill="F3F6F9"/>
            <w:tcMar>
              <w:top w:w="80" w:type="dxa"/>
              <w:left w:w="80" w:type="dxa"/>
              <w:bottom w:w="80" w:type="dxa"/>
              <w:right w:w="80" w:type="dxa"/>
            </w:tcMar>
            <w:vAlign w:val="center"/>
          </w:tcPr>
          <w:p w14:paraId="044EB7A4" w14:textId="77777777" w:rsidR="00DA0C49" w:rsidRDefault="00B10EEA">
            <w:pPr>
              <w:spacing w:after="0"/>
            </w:pPr>
            <w:r>
              <w:rPr>
                <w:sz w:val="15"/>
              </w:rPr>
              <w:t>Protects client operations and simplifies early adoption</w:t>
            </w:r>
          </w:p>
        </w:tc>
        <w:tc>
          <w:tcPr>
            <w:tcW w:w="2556" w:type="dxa"/>
            <w:shd w:val="clear" w:color="auto" w:fill="F3F6F9"/>
            <w:tcMar>
              <w:top w:w="80" w:type="dxa"/>
              <w:left w:w="80" w:type="dxa"/>
              <w:bottom w:w="80" w:type="dxa"/>
              <w:right w:w="80" w:type="dxa"/>
            </w:tcMar>
            <w:vAlign w:val="center"/>
          </w:tcPr>
          <w:p w14:paraId="5AE7D1A3" w14:textId="77777777" w:rsidR="00DA0C49" w:rsidRDefault="00B10EEA">
            <w:pPr>
              <w:spacing w:after="0"/>
            </w:pPr>
            <w:r>
              <w:rPr>
                <w:sz w:val="15"/>
              </w:rPr>
              <w:t>Week 6</w:t>
            </w:r>
          </w:p>
        </w:tc>
      </w:tr>
      <w:tr w:rsidR="008B20BB" w14:paraId="54455B9C" w14:textId="77777777">
        <w:trPr>
          <w:cantSplit/>
          <w:jc w:val="center"/>
          <w:ins w:id="702" w:author="Claude" w:date="2026-10-02T09:00:00Z"/>
        </w:trPr>
        <w:tc>
          <w:tcPr>
            <w:tcW w:w="2556" w:type="dxa"/>
            <w:shd w:val="clear" w:color="auto" w:fill="F3F6F9"/>
            <w:tcMar>
              <w:top w:w="80" w:type="dxa"/>
              <w:left w:w="80" w:type="dxa"/>
              <w:bottom w:w="80" w:type="dxa"/>
              <w:right w:w="80" w:type="dxa"/>
            </w:tcMar>
            <w:vAlign w:val="center"/>
          </w:tcPr>
          <w:p w14:paraId="77B8491F" w14:textId="77777777" w:rsidR="008B20BB" w:rsidRDefault="00000000">
            <w:pPr>
              <w:spacing w:after="0"/>
              <w:rPr>
                <w:ins w:id="703" w:author="Claude" w:date="2026-10-02T09:00:00Z"/>
              </w:rPr>
            </w:pPr>
            <w:ins w:id="704" w:author="Claude" w:date="2026-10-02T09:00:00Z">
              <w:r>
                <w:rPr>
                  <w:sz w:val="15"/>
                </w:rPr>
                <w:lastRenderedPageBreak/>
                <w:t>EDI operating model</w:t>
              </w:r>
            </w:ins>
          </w:p>
        </w:tc>
        <w:tc>
          <w:tcPr>
            <w:tcW w:w="2556" w:type="dxa"/>
            <w:shd w:val="clear" w:color="auto" w:fill="F3F6F9"/>
            <w:tcMar>
              <w:top w:w="80" w:type="dxa"/>
              <w:left w:w="80" w:type="dxa"/>
              <w:bottom w:w="80" w:type="dxa"/>
              <w:right w:w="80" w:type="dxa"/>
            </w:tcMar>
            <w:vAlign w:val="center"/>
          </w:tcPr>
          <w:p w14:paraId="73DA200C" w14:textId="77777777" w:rsidR="008B20BB" w:rsidRDefault="00000000">
            <w:pPr>
              <w:spacing w:after="0"/>
              <w:rPr>
                <w:ins w:id="705" w:author="Claude" w:date="2026-10-02T09:00:00Z"/>
              </w:rPr>
            </w:pPr>
            <w:ins w:id="706" w:author="Claude" w:date="2026-10-02T09:00:00Z">
              <w:r>
                <w:rPr>
                  <w:sz w:val="15"/>
                </w:rPr>
                <w:t>Overlay on a partner clearinghouse for the MVP; no clearinghouse or payer trading-partner role until proven necessary</w:t>
              </w:r>
            </w:ins>
          </w:p>
        </w:tc>
        <w:tc>
          <w:tcPr>
            <w:tcW w:w="2556" w:type="dxa"/>
            <w:shd w:val="clear" w:color="auto" w:fill="F3F6F9"/>
            <w:tcMar>
              <w:top w:w="80" w:type="dxa"/>
              <w:left w:w="80" w:type="dxa"/>
              <w:bottom w:w="80" w:type="dxa"/>
              <w:right w:w="80" w:type="dxa"/>
            </w:tcMar>
            <w:vAlign w:val="center"/>
          </w:tcPr>
          <w:p w14:paraId="120C5AE2" w14:textId="77777777" w:rsidR="008B20BB" w:rsidRDefault="00000000">
            <w:pPr>
              <w:spacing w:after="0"/>
              <w:rPr>
                <w:ins w:id="707" w:author="Claude" w:date="2026-10-02T09:00:00Z"/>
              </w:rPr>
            </w:pPr>
            <w:ins w:id="708" w:author="Claude" w:date="2026-10-02T09:00:00Z">
              <w:r>
                <w:rPr>
                  <w:sz w:val="15"/>
                </w:rPr>
                <w:t>Avoids payer enrollment and certification lead times and scope</w:t>
              </w:r>
            </w:ins>
          </w:p>
        </w:tc>
        <w:tc>
          <w:tcPr>
            <w:tcW w:w="2556" w:type="dxa"/>
            <w:shd w:val="clear" w:color="auto" w:fill="F3F6F9"/>
            <w:tcMar>
              <w:top w:w="80" w:type="dxa"/>
              <w:left w:w="80" w:type="dxa"/>
              <w:bottom w:w="80" w:type="dxa"/>
              <w:right w:w="80" w:type="dxa"/>
            </w:tcMar>
            <w:vAlign w:val="center"/>
          </w:tcPr>
          <w:p w14:paraId="7F074094" w14:textId="77777777" w:rsidR="008B20BB" w:rsidRDefault="00000000">
            <w:pPr>
              <w:spacing w:after="0"/>
              <w:rPr>
                <w:ins w:id="709" w:author="Claude" w:date="2026-10-02T09:00:00Z"/>
              </w:rPr>
            </w:pPr>
            <w:ins w:id="710" w:author="Claude" w:date="2026-10-02T09:00:00Z">
              <w:r>
                <w:rPr>
                  <w:sz w:val="15"/>
                </w:rPr>
                <w:t>Before EDI foundation work (Week 3)</w:t>
              </w:r>
            </w:ins>
          </w:p>
        </w:tc>
      </w:tr>
      <w:tr w:rsidR="008B20BB" w14:paraId="58588A42" w14:textId="77777777">
        <w:trPr>
          <w:cantSplit/>
          <w:jc w:val="center"/>
          <w:ins w:id="711" w:author="Claude" w:date="2026-10-02T09:00:00Z"/>
        </w:trPr>
        <w:tc>
          <w:tcPr>
            <w:tcW w:w="2556" w:type="dxa"/>
            <w:shd w:val="clear" w:color="auto" w:fill="F3F6F9"/>
            <w:tcMar>
              <w:top w:w="80" w:type="dxa"/>
              <w:left w:w="80" w:type="dxa"/>
              <w:bottom w:w="80" w:type="dxa"/>
              <w:right w:w="80" w:type="dxa"/>
            </w:tcMar>
            <w:vAlign w:val="center"/>
          </w:tcPr>
          <w:p w14:paraId="03D8549B" w14:textId="77777777" w:rsidR="008B20BB" w:rsidRDefault="00000000">
            <w:pPr>
              <w:spacing w:after="0"/>
              <w:rPr>
                <w:ins w:id="712" w:author="Claude" w:date="2026-10-02T09:00:00Z"/>
              </w:rPr>
            </w:pPr>
            <w:ins w:id="713" w:author="Claude" w:date="2026-10-02T09:00:00Z">
              <w:r>
                <w:rPr>
                  <w:sz w:val="15"/>
                </w:rPr>
                <w:t>Data-use rights</w:t>
              </w:r>
            </w:ins>
          </w:p>
        </w:tc>
        <w:tc>
          <w:tcPr>
            <w:tcW w:w="2556" w:type="dxa"/>
            <w:shd w:val="clear" w:color="auto" w:fill="F3F6F9"/>
            <w:tcMar>
              <w:top w:w="80" w:type="dxa"/>
              <w:left w:w="80" w:type="dxa"/>
              <w:bottom w:w="80" w:type="dxa"/>
              <w:right w:w="80" w:type="dxa"/>
            </w:tcMar>
            <w:vAlign w:val="center"/>
          </w:tcPr>
          <w:p w14:paraId="1D326520" w14:textId="77777777" w:rsidR="008B20BB" w:rsidRDefault="00000000">
            <w:pPr>
              <w:spacing w:after="0"/>
              <w:rPr>
                <w:ins w:id="714" w:author="Claude" w:date="2026-10-02T09:00:00Z"/>
              </w:rPr>
            </w:pPr>
            <w:ins w:id="715" w:author="Claude" w:date="2026-10-02T09:00:00Z">
              <w:r>
                <w:rPr>
                  <w:sz w:val="15"/>
                </w:rPr>
                <w:t>Secure contractual rights to use de-identified data for model improvement and cross-client payer intelligence from the first design-partner contract</w:t>
              </w:r>
            </w:ins>
          </w:p>
        </w:tc>
        <w:tc>
          <w:tcPr>
            <w:tcW w:w="2556" w:type="dxa"/>
            <w:shd w:val="clear" w:color="auto" w:fill="F3F6F9"/>
            <w:tcMar>
              <w:top w:w="80" w:type="dxa"/>
              <w:left w:w="80" w:type="dxa"/>
              <w:bottom w:w="80" w:type="dxa"/>
              <w:right w:w="80" w:type="dxa"/>
            </w:tcMar>
            <w:vAlign w:val="center"/>
          </w:tcPr>
          <w:p w14:paraId="315E338C" w14:textId="77777777" w:rsidR="008B20BB" w:rsidRDefault="00000000">
            <w:pPr>
              <w:spacing w:after="0"/>
              <w:rPr>
                <w:ins w:id="716" w:author="Claude" w:date="2026-10-02T09:00:00Z"/>
              </w:rPr>
            </w:pPr>
            <w:ins w:id="717" w:author="Claude" w:date="2026-10-02T09:00:00Z">
              <w:r>
                <w:rPr>
                  <w:sz w:val="15"/>
                </w:rPr>
                <w:t>Payer intelligence is proprietary IP only if data rights allow it</w:t>
              </w:r>
            </w:ins>
          </w:p>
        </w:tc>
        <w:tc>
          <w:tcPr>
            <w:tcW w:w="2556" w:type="dxa"/>
            <w:shd w:val="clear" w:color="auto" w:fill="F3F6F9"/>
            <w:tcMar>
              <w:top w:w="80" w:type="dxa"/>
              <w:left w:w="80" w:type="dxa"/>
              <w:bottom w:w="80" w:type="dxa"/>
              <w:right w:w="80" w:type="dxa"/>
            </w:tcMar>
            <w:vAlign w:val="center"/>
          </w:tcPr>
          <w:p w14:paraId="05EC612C" w14:textId="77777777" w:rsidR="008B20BB" w:rsidRDefault="00000000">
            <w:pPr>
              <w:spacing w:after="0"/>
              <w:rPr>
                <w:ins w:id="718" w:author="Claude" w:date="2026-10-02T09:00:00Z"/>
              </w:rPr>
            </w:pPr>
            <w:ins w:id="719" w:author="Claude" w:date="2026-10-02T09:00:00Z">
              <w:r>
                <w:rPr>
                  <w:sz w:val="15"/>
                </w:rPr>
                <w:t>Week 1 (in the first design-partner contract)</w:t>
              </w:r>
            </w:ins>
          </w:p>
        </w:tc>
      </w:tr>
      <w:tr w:rsidR="008B20BB" w14:paraId="2B533801" w14:textId="77777777">
        <w:trPr>
          <w:cantSplit/>
          <w:jc w:val="center"/>
          <w:ins w:id="720" w:author="Claude" w:date="2026-10-02T09:00:00Z"/>
        </w:trPr>
        <w:tc>
          <w:tcPr>
            <w:tcW w:w="2556" w:type="dxa"/>
            <w:shd w:val="clear" w:color="auto" w:fill="F3F6F9"/>
            <w:tcMar>
              <w:top w:w="80" w:type="dxa"/>
              <w:left w:w="80" w:type="dxa"/>
              <w:bottom w:w="80" w:type="dxa"/>
              <w:right w:w="80" w:type="dxa"/>
            </w:tcMar>
            <w:vAlign w:val="center"/>
          </w:tcPr>
          <w:p w14:paraId="57BCE56F" w14:textId="77777777" w:rsidR="008B20BB" w:rsidRDefault="00000000">
            <w:pPr>
              <w:spacing w:after="0"/>
              <w:rPr>
                <w:ins w:id="721" w:author="Claude" w:date="2026-10-02T09:00:00Z"/>
              </w:rPr>
            </w:pPr>
            <w:ins w:id="722" w:author="Claude" w:date="2026-10-02T09:00:00Z">
              <w:r>
                <w:rPr>
                  <w:sz w:val="15"/>
                </w:rPr>
                <w:t>Commercial model</w:t>
              </w:r>
            </w:ins>
          </w:p>
        </w:tc>
        <w:tc>
          <w:tcPr>
            <w:tcW w:w="2556" w:type="dxa"/>
            <w:shd w:val="clear" w:color="auto" w:fill="F3F6F9"/>
            <w:tcMar>
              <w:top w:w="80" w:type="dxa"/>
              <w:left w:w="80" w:type="dxa"/>
              <w:bottom w:w="80" w:type="dxa"/>
              <w:right w:w="80" w:type="dxa"/>
            </w:tcMar>
            <w:vAlign w:val="center"/>
          </w:tcPr>
          <w:p w14:paraId="04BABCE7" w14:textId="77777777" w:rsidR="008B20BB" w:rsidRDefault="00000000">
            <w:pPr>
              <w:spacing w:after="0"/>
              <w:rPr>
                <w:ins w:id="723" w:author="Claude" w:date="2026-10-02T09:00:00Z"/>
              </w:rPr>
            </w:pPr>
            <w:ins w:id="724" w:author="Claude" w:date="2026-10-02T09:00:00Z">
              <w:r>
                <w:rPr>
                  <w:sz w:val="15"/>
                </w:rPr>
                <w:t>Hybrid platform fee plus capped share of verified incremental recovery (hypothesis)</w:t>
              </w:r>
            </w:ins>
          </w:p>
        </w:tc>
        <w:tc>
          <w:tcPr>
            <w:tcW w:w="2556" w:type="dxa"/>
            <w:shd w:val="clear" w:color="auto" w:fill="F3F6F9"/>
            <w:tcMar>
              <w:top w:w="80" w:type="dxa"/>
              <w:left w:w="80" w:type="dxa"/>
              <w:bottom w:w="80" w:type="dxa"/>
              <w:right w:w="80" w:type="dxa"/>
            </w:tcMar>
            <w:vAlign w:val="center"/>
          </w:tcPr>
          <w:p w14:paraId="0AED9AC6" w14:textId="77777777" w:rsidR="008B20BB" w:rsidRDefault="00000000">
            <w:pPr>
              <w:spacing w:after="0"/>
              <w:rPr>
                <w:ins w:id="725" w:author="Claude" w:date="2026-10-02T09:00:00Z"/>
              </w:rPr>
            </w:pPr>
            <w:ins w:id="726" w:author="Claude" w:date="2026-10-02T09:00:00Z">
              <w:r>
                <w:rPr>
                  <w:sz w:val="15"/>
                </w:rPr>
                <w:t>Aligns price with proven outcomes; requires accepted attribution</w:t>
              </w:r>
            </w:ins>
          </w:p>
        </w:tc>
        <w:tc>
          <w:tcPr>
            <w:tcW w:w="2556" w:type="dxa"/>
            <w:shd w:val="clear" w:color="auto" w:fill="F3F6F9"/>
            <w:tcMar>
              <w:top w:w="80" w:type="dxa"/>
              <w:left w:w="80" w:type="dxa"/>
              <w:bottom w:w="80" w:type="dxa"/>
              <w:right w:w="80" w:type="dxa"/>
            </w:tcMar>
            <w:vAlign w:val="center"/>
          </w:tcPr>
          <w:p w14:paraId="585761E3" w14:textId="77777777" w:rsidR="008B20BB" w:rsidRDefault="00000000">
            <w:pPr>
              <w:spacing w:after="0"/>
              <w:rPr>
                <w:ins w:id="727" w:author="Claude" w:date="2026-10-02T09:00:00Z"/>
              </w:rPr>
            </w:pPr>
            <w:ins w:id="728" w:author="Claude" w:date="2026-10-02T09:00:00Z">
              <w:r>
                <w:rPr>
                  <w:sz w:val="15"/>
                </w:rPr>
                <w:t>Before the Days 151–180 commercialization package</w:t>
              </w:r>
            </w:ins>
          </w:p>
        </w:tc>
      </w:tr>
      <w:tr w:rsidR="008B20BB" w14:paraId="2F5B9D62" w14:textId="77777777">
        <w:trPr>
          <w:cantSplit/>
          <w:jc w:val="center"/>
          <w:ins w:id="729" w:author="Claude" w:date="2026-10-02T09:00:00Z"/>
        </w:trPr>
        <w:tc>
          <w:tcPr>
            <w:tcW w:w="2556" w:type="dxa"/>
            <w:shd w:val="clear" w:color="auto" w:fill="F3F6F9"/>
            <w:tcMar>
              <w:top w:w="80" w:type="dxa"/>
              <w:left w:w="80" w:type="dxa"/>
              <w:bottom w:w="80" w:type="dxa"/>
              <w:right w:w="80" w:type="dxa"/>
            </w:tcMar>
            <w:vAlign w:val="center"/>
          </w:tcPr>
          <w:p w14:paraId="32983F7A" w14:textId="77777777" w:rsidR="008B20BB" w:rsidRDefault="00000000">
            <w:pPr>
              <w:spacing w:after="0"/>
              <w:rPr>
                <w:ins w:id="730" w:author="Claude" w:date="2026-10-02T09:00:00Z"/>
              </w:rPr>
            </w:pPr>
            <w:ins w:id="731" w:author="Claude" w:date="2026-10-02T09:00:00Z">
              <w:r>
                <w:rPr>
                  <w:sz w:val="15"/>
                </w:rPr>
                <w:t>Land motion</w:t>
              </w:r>
            </w:ins>
          </w:p>
        </w:tc>
        <w:tc>
          <w:tcPr>
            <w:tcW w:w="2556" w:type="dxa"/>
            <w:shd w:val="clear" w:color="auto" w:fill="F3F6F9"/>
            <w:tcMar>
              <w:top w:w="80" w:type="dxa"/>
              <w:left w:w="80" w:type="dxa"/>
              <w:bottom w:w="80" w:type="dxa"/>
              <w:right w:w="80" w:type="dxa"/>
            </w:tcMar>
            <w:vAlign w:val="center"/>
          </w:tcPr>
          <w:p w14:paraId="15C7FF3E" w14:textId="77777777" w:rsidR="008B20BB" w:rsidRDefault="00000000">
            <w:pPr>
              <w:spacing w:after="0"/>
              <w:rPr>
                <w:ins w:id="732" w:author="Claude" w:date="2026-10-02T09:00:00Z"/>
              </w:rPr>
            </w:pPr>
            <w:ins w:id="733" w:author="Claude" w:date="2026-10-02T09:00:00Z">
              <w:r>
                <w:rPr>
                  <w:sz w:val="15"/>
                </w:rPr>
                <w:t>Decided: the A15-lite read-only leakage and baseline diagnostic is the entry offer, delivered before any automation is enabled</w:t>
              </w:r>
            </w:ins>
          </w:p>
        </w:tc>
        <w:tc>
          <w:tcPr>
            <w:tcW w:w="2556" w:type="dxa"/>
            <w:shd w:val="clear" w:color="auto" w:fill="F3F6F9"/>
            <w:tcMar>
              <w:top w:w="80" w:type="dxa"/>
              <w:left w:w="80" w:type="dxa"/>
              <w:bottom w:w="80" w:type="dxa"/>
              <w:right w:w="80" w:type="dxa"/>
            </w:tcMar>
            <w:vAlign w:val="center"/>
          </w:tcPr>
          <w:p w14:paraId="3497B1C9" w14:textId="77777777" w:rsidR="008B20BB" w:rsidRDefault="00000000">
            <w:pPr>
              <w:spacing w:after="0"/>
              <w:rPr>
                <w:ins w:id="734" w:author="Claude" w:date="2026-10-02T09:00:00Z"/>
              </w:rPr>
            </w:pPr>
            <w:ins w:id="735" w:author="Claude" w:date="2026-10-02T09:00:00Z">
              <w:r>
                <w:rPr>
                  <w:sz w:val="15"/>
                </w:rPr>
                <w:t>Fast first proof of value and the baseline needed for attribution; uses only P0 read-only integrations</w:t>
              </w:r>
            </w:ins>
          </w:p>
        </w:tc>
        <w:tc>
          <w:tcPr>
            <w:tcW w:w="2556" w:type="dxa"/>
            <w:shd w:val="clear" w:color="auto" w:fill="F3F6F9"/>
            <w:tcMar>
              <w:top w:w="80" w:type="dxa"/>
              <w:left w:w="80" w:type="dxa"/>
              <w:bottom w:w="80" w:type="dxa"/>
              <w:right w:w="80" w:type="dxa"/>
            </w:tcMar>
            <w:vAlign w:val="center"/>
          </w:tcPr>
          <w:p w14:paraId="3A8C31B4" w14:textId="77777777" w:rsidR="008B20BB" w:rsidRDefault="00000000">
            <w:pPr>
              <w:spacing w:after="0"/>
              <w:rPr>
                <w:ins w:id="736" w:author="Claude" w:date="2026-10-02T09:00:00Z"/>
              </w:rPr>
            </w:pPr>
            <w:ins w:id="737" w:author="Claude" w:date="2026-10-02T09:00:00Z">
              <w:r>
                <w:rPr>
                  <w:sz w:val="15"/>
                </w:rPr>
                <w:t>Week 1 (with design-partner selection)</w:t>
              </w:r>
            </w:ins>
          </w:p>
        </w:tc>
      </w:tr>
    </w:tbl>
    <w:p w14:paraId="68B18E05" w14:textId="77777777" w:rsidR="00DA0C49" w:rsidRDefault="00B10EEA">
      <w:pPr>
        <w:pStyle w:val="Heading1"/>
      </w:pPr>
      <w:bookmarkStart w:id="738" w:name="_Toc9000018"/>
      <w:bookmarkStart w:id="739" w:name="_Toc242031679"/>
      <w:r>
        <w:t>13. Product success scorecard</w:t>
      </w:r>
      <w:bookmarkEnd w:id="738"/>
      <w:bookmarkEnd w:id="739"/>
    </w:p>
    <w:tbl>
      <w:tblPr>
        <w:tblStyle w:val="TableGrid"/>
        <w:tblW w:w="0" w:type="auto"/>
        <w:jc w:val="center"/>
        <w:tblLook w:val="04A0" w:firstRow="1" w:lastRow="0" w:firstColumn="1" w:lastColumn="0" w:noHBand="0" w:noVBand="1"/>
      </w:tblPr>
      <w:tblGrid>
        <w:gridCol w:w="2553"/>
        <w:gridCol w:w="2555"/>
        <w:gridCol w:w="2554"/>
        <w:gridCol w:w="2552"/>
      </w:tblGrid>
      <w:tr w:rsidR="00DA0C49" w14:paraId="1814EBEC" w14:textId="77777777">
        <w:trPr>
          <w:cantSplit/>
          <w:tblHeader/>
          <w:jc w:val="center"/>
        </w:trPr>
        <w:tc>
          <w:tcPr>
            <w:tcW w:w="2556" w:type="dxa"/>
            <w:shd w:val="clear" w:color="auto" w:fill="17365D"/>
            <w:tcMar>
              <w:top w:w="80" w:type="dxa"/>
              <w:left w:w="80" w:type="dxa"/>
              <w:bottom w:w="80" w:type="dxa"/>
              <w:right w:w="80" w:type="dxa"/>
            </w:tcMar>
            <w:vAlign w:val="center"/>
          </w:tcPr>
          <w:p w14:paraId="7EA23259" w14:textId="77777777" w:rsidR="00DA0C49" w:rsidRDefault="00B10EEA">
            <w:pPr>
              <w:spacing w:after="0"/>
            </w:pPr>
            <w:r>
              <w:rPr>
                <w:b/>
                <w:color w:val="FFFFFF"/>
                <w:sz w:val="15"/>
              </w:rPr>
              <w:t>Dimension</w:t>
            </w:r>
          </w:p>
        </w:tc>
        <w:tc>
          <w:tcPr>
            <w:tcW w:w="2556" w:type="dxa"/>
            <w:shd w:val="clear" w:color="auto" w:fill="17365D"/>
            <w:tcMar>
              <w:top w:w="80" w:type="dxa"/>
              <w:left w:w="80" w:type="dxa"/>
              <w:bottom w:w="80" w:type="dxa"/>
              <w:right w:w="80" w:type="dxa"/>
            </w:tcMar>
            <w:vAlign w:val="center"/>
          </w:tcPr>
          <w:p w14:paraId="2F728D0C" w14:textId="77777777" w:rsidR="00DA0C49" w:rsidRDefault="00B10EEA">
            <w:pPr>
              <w:spacing w:after="0"/>
            </w:pPr>
            <w:r>
              <w:rPr>
                <w:b/>
                <w:color w:val="FFFFFF"/>
                <w:sz w:val="15"/>
              </w:rPr>
              <w:t>Metric</w:t>
            </w:r>
          </w:p>
        </w:tc>
        <w:tc>
          <w:tcPr>
            <w:tcW w:w="2556" w:type="dxa"/>
            <w:shd w:val="clear" w:color="auto" w:fill="17365D"/>
            <w:tcMar>
              <w:top w:w="80" w:type="dxa"/>
              <w:left w:w="80" w:type="dxa"/>
              <w:bottom w:w="80" w:type="dxa"/>
              <w:right w:w="80" w:type="dxa"/>
            </w:tcMar>
            <w:vAlign w:val="center"/>
          </w:tcPr>
          <w:p w14:paraId="5899E3FE" w14:textId="77777777" w:rsidR="00DA0C49" w:rsidRDefault="00B10EEA">
            <w:pPr>
              <w:spacing w:after="0"/>
            </w:pPr>
            <w:r>
              <w:rPr>
                <w:b/>
                <w:color w:val="FFFFFF"/>
                <w:sz w:val="15"/>
              </w:rPr>
              <w:t>What good looks like</w:t>
            </w:r>
          </w:p>
        </w:tc>
        <w:tc>
          <w:tcPr>
            <w:tcW w:w="2556" w:type="dxa"/>
            <w:shd w:val="clear" w:color="auto" w:fill="17365D"/>
            <w:tcMar>
              <w:top w:w="80" w:type="dxa"/>
              <w:left w:w="80" w:type="dxa"/>
              <w:bottom w:w="80" w:type="dxa"/>
              <w:right w:w="80" w:type="dxa"/>
            </w:tcMar>
            <w:vAlign w:val="center"/>
          </w:tcPr>
          <w:p w14:paraId="22CC70ED" w14:textId="77777777" w:rsidR="00DA0C49" w:rsidRDefault="00B10EEA">
            <w:pPr>
              <w:spacing w:after="0"/>
            </w:pPr>
            <w:r>
              <w:rPr>
                <w:b/>
                <w:color w:val="FFFFFF"/>
                <w:sz w:val="15"/>
              </w:rPr>
              <w:t>Notes</w:t>
            </w:r>
          </w:p>
        </w:tc>
      </w:tr>
      <w:tr w:rsidR="00DA0C49" w14:paraId="1121DE90" w14:textId="77777777">
        <w:trPr>
          <w:cantSplit/>
          <w:jc w:val="center"/>
        </w:trPr>
        <w:tc>
          <w:tcPr>
            <w:tcW w:w="2556" w:type="dxa"/>
            <w:tcMar>
              <w:top w:w="80" w:type="dxa"/>
              <w:left w:w="80" w:type="dxa"/>
              <w:bottom w:w="80" w:type="dxa"/>
              <w:right w:w="80" w:type="dxa"/>
            </w:tcMar>
            <w:vAlign w:val="center"/>
          </w:tcPr>
          <w:p w14:paraId="75AB7C92" w14:textId="77777777" w:rsidR="00DA0C49" w:rsidRDefault="00B10EEA">
            <w:pPr>
              <w:spacing w:after="0"/>
            </w:pPr>
            <w:r>
              <w:rPr>
                <w:sz w:val="15"/>
              </w:rPr>
              <w:t>Financial</w:t>
            </w:r>
          </w:p>
        </w:tc>
        <w:tc>
          <w:tcPr>
            <w:tcW w:w="2556" w:type="dxa"/>
            <w:tcMar>
              <w:top w:w="80" w:type="dxa"/>
              <w:left w:w="80" w:type="dxa"/>
              <w:bottom w:w="80" w:type="dxa"/>
              <w:right w:w="80" w:type="dxa"/>
            </w:tcMar>
            <w:vAlign w:val="center"/>
          </w:tcPr>
          <w:p w14:paraId="4ED6E3F3" w14:textId="77777777" w:rsidR="00DA0C49" w:rsidRDefault="00B10EEA">
            <w:pPr>
              <w:spacing w:after="0"/>
            </w:pPr>
            <w:r>
              <w:rPr>
                <w:sz w:val="15"/>
              </w:rPr>
              <w:t>Incremental dollars prevented/recovered/accelerated</w:t>
            </w:r>
          </w:p>
        </w:tc>
        <w:tc>
          <w:tcPr>
            <w:tcW w:w="2556" w:type="dxa"/>
            <w:tcMar>
              <w:top w:w="80" w:type="dxa"/>
              <w:left w:w="80" w:type="dxa"/>
              <w:bottom w:w="80" w:type="dxa"/>
              <w:right w:w="80" w:type="dxa"/>
            </w:tcMar>
            <w:vAlign w:val="center"/>
          </w:tcPr>
          <w:p w14:paraId="24F3C54F" w14:textId="77777777" w:rsidR="00DA0C49" w:rsidRDefault="00B10EEA">
            <w:pPr>
              <w:spacing w:after="0"/>
            </w:pPr>
            <w:r>
              <w:rPr>
                <w:sz w:val="15"/>
              </w:rPr>
              <w:t>Measured against agreed baseline and confirmed downstream outcome</w:t>
            </w:r>
          </w:p>
        </w:tc>
        <w:tc>
          <w:tcPr>
            <w:tcW w:w="2556" w:type="dxa"/>
            <w:tcMar>
              <w:top w:w="80" w:type="dxa"/>
              <w:left w:w="80" w:type="dxa"/>
              <w:bottom w:w="80" w:type="dxa"/>
              <w:right w:w="80" w:type="dxa"/>
            </w:tcMar>
            <w:vAlign w:val="center"/>
          </w:tcPr>
          <w:p w14:paraId="36E52DFC" w14:textId="77777777" w:rsidR="00DA0C49" w:rsidRDefault="00B10EEA">
            <w:pPr>
              <w:spacing w:after="0"/>
            </w:pPr>
            <w:r>
              <w:rPr>
                <w:sz w:val="15"/>
              </w:rPr>
              <w:t>Separate detection value from realized value</w:t>
            </w:r>
          </w:p>
        </w:tc>
      </w:tr>
      <w:tr w:rsidR="00DA0C49" w14:paraId="5600A668" w14:textId="77777777">
        <w:trPr>
          <w:cantSplit/>
          <w:jc w:val="center"/>
        </w:trPr>
        <w:tc>
          <w:tcPr>
            <w:tcW w:w="2556" w:type="dxa"/>
            <w:shd w:val="clear" w:color="auto" w:fill="F3F6F9"/>
            <w:tcMar>
              <w:top w:w="80" w:type="dxa"/>
              <w:left w:w="80" w:type="dxa"/>
              <w:bottom w:w="80" w:type="dxa"/>
              <w:right w:w="80" w:type="dxa"/>
            </w:tcMar>
            <w:vAlign w:val="center"/>
          </w:tcPr>
          <w:p w14:paraId="5B63EEC3" w14:textId="77777777" w:rsidR="00DA0C49" w:rsidRDefault="00B10EEA">
            <w:pPr>
              <w:spacing w:after="0"/>
            </w:pPr>
            <w:r>
              <w:rPr>
                <w:sz w:val="15"/>
              </w:rPr>
              <w:t>Claims</w:t>
            </w:r>
          </w:p>
        </w:tc>
        <w:tc>
          <w:tcPr>
            <w:tcW w:w="2556" w:type="dxa"/>
            <w:shd w:val="clear" w:color="auto" w:fill="F3F6F9"/>
            <w:tcMar>
              <w:top w:w="80" w:type="dxa"/>
              <w:left w:w="80" w:type="dxa"/>
              <w:bottom w:w="80" w:type="dxa"/>
              <w:right w:w="80" w:type="dxa"/>
            </w:tcMar>
            <w:vAlign w:val="center"/>
          </w:tcPr>
          <w:p w14:paraId="23CB8E60" w14:textId="77777777" w:rsidR="00DA0C49" w:rsidRDefault="00B10EEA">
            <w:pPr>
              <w:spacing w:after="0"/>
            </w:pPr>
            <w:r>
              <w:rPr>
                <w:sz w:val="15"/>
              </w:rPr>
              <w:t>Clean claim rate; first-pass paid rate; rejection rate</w:t>
            </w:r>
          </w:p>
        </w:tc>
        <w:tc>
          <w:tcPr>
            <w:tcW w:w="2556" w:type="dxa"/>
            <w:shd w:val="clear" w:color="auto" w:fill="F3F6F9"/>
            <w:tcMar>
              <w:top w:w="80" w:type="dxa"/>
              <w:left w:w="80" w:type="dxa"/>
              <w:bottom w:w="80" w:type="dxa"/>
              <w:right w:w="80" w:type="dxa"/>
            </w:tcMar>
            <w:vAlign w:val="center"/>
          </w:tcPr>
          <w:p w14:paraId="5321C30E" w14:textId="77777777" w:rsidR="00DA0C49" w:rsidRDefault="00B10EEA">
            <w:pPr>
              <w:spacing w:after="0"/>
            </w:pPr>
            <w:r>
              <w:rPr>
                <w:sz w:val="15"/>
              </w:rPr>
              <w:t>Trend improves by payer and client</w:t>
            </w:r>
          </w:p>
        </w:tc>
        <w:tc>
          <w:tcPr>
            <w:tcW w:w="2556" w:type="dxa"/>
            <w:shd w:val="clear" w:color="auto" w:fill="F3F6F9"/>
            <w:tcMar>
              <w:top w:w="80" w:type="dxa"/>
              <w:left w:w="80" w:type="dxa"/>
              <w:bottom w:w="80" w:type="dxa"/>
              <w:right w:w="80" w:type="dxa"/>
            </w:tcMar>
            <w:vAlign w:val="center"/>
          </w:tcPr>
          <w:p w14:paraId="5144C32E" w14:textId="77777777" w:rsidR="00DA0C49" w:rsidRDefault="00B10EEA">
            <w:pPr>
              <w:spacing w:after="0"/>
            </w:pPr>
            <w:r>
              <w:rPr>
                <w:sz w:val="15"/>
              </w:rPr>
              <w:t>Measure source-system definition consistently</w:t>
            </w:r>
          </w:p>
        </w:tc>
      </w:tr>
      <w:tr w:rsidR="00DA0C49" w14:paraId="5AFD9645" w14:textId="77777777">
        <w:trPr>
          <w:cantSplit/>
          <w:jc w:val="center"/>
        </w:trPr>
        <w:tc>
          <w:tcPr>
            <w:tcW w:w="2556" w:type="dxa"/>
            <w:tcMar>
              <w:top w:w="80" w:type="dxa"/>
              <w:left w:w="80" w:type="dxa"/>
              <w:bottom w:w="80" w:type="dxa"/>
              <w:right w:w="80" w:type="dxa"/>
            </w:tcMar>
            <w:vAlign w:val="center"/>
          </w:tcPr>
          <w:p w14:paraId="71FCD6CB" w14:textId="77777777" w:rsidR="00DA0C49" w:rsidRDefault="00B10EEA">
            <w:pPr>
              <w:spacing w:after="0"/>
            </w:pPr>
            <w:r>
              <w:rPr>
                <w:sz w:val="15"/>
              </w:rPr>
              <w:t>Denials</w:t>
            </w:r>
          </w:p>
        </w:tc>
        <w:tc>
          <w:tcPr>
            <w:tcW w:w="2556" w:type="dxa"/>
            <w:tcMar>
              <w:top w:w="80" w:type="dxa"/>
              <w:left w:w="80" w:type="dxa"/>
              <w:bottom w:w="80" w:type="dxa"/>
              <w:right w:w="80" w:type="dxa"/>
            </w:tcMar>
            <w:vAlign w:val="center"/>
          </w:tcPr>
          <w:p w14:paraId="0BC922FC" w14:textId="77777777" w:rsidR="00DA0C49" w:rsidRDefault="00B10EEA">
            <w:pPr>
              <w:spacing w:after="0"/>
            </w:pPr>
            <w:r>
              <w:rPr>
                <w:sz w:val="15"/>
              </w:rPr>
              <w:t>Preventable denial rate; recurrence; overturn rate; appeal cycle time</w:t>
            </w:r>
          </w:p>
        </w:tc>
        <w:tc>
          <w:tcPr>
            <w:tcW w:w="2556" w:type="dxa"/>
            <w:tcMar>
              <w:top w:w="80" w:type="dxa"/>
              <w:left w:w="80" w:type="dxa"/>
              <w:bottom w:w="80" w:type="dxa"/>
              <w:right w:w="80" w:type="dxa"/>
            </w:tcMar>
            <w:vAlign w:val="center"/>
          </w:tcPr>
          <w:p w14:paraId="3E4FCD20" w14:textId="77777777" w:rsidR="00DA0C49" w:rsidRDefault="00B10EEA">
            <w:pPr>
              <w:spacing w:after="0"/>
            </w:pPr>
            <w:r>
              <w:rPr>
                <w:sz w:val="15"/>
              </w:rPr>
              <w:t>Root causes fall after rule deployment</w:t>
            </w:r>
          </w:p>
        </w:tc>
        <w:tc>
          <w:tcPr>
            <w:tcW w:w="2556" w:type="dxa"/>
            <w:tcMar>
              <w:top w:w="80" w:type="dxa"/>
              <w:left w:w="80" w:type="dxa"/>
              <w:bottom w:w="80" w:type="dxa"/>
              <w:right w:w="80" w:type="dxa"/>
            </w:tcMar>
            <w:vAlign w:val="center"/>
          </w:tcPr>
          <w:p w14:paraId="167D2B94" w14:textId="77777777" w:rsidR="00DA0C49" w:rsidRDefault="00B10EEA">
            <w:pPr>
              <w:spacing w:after="0"/>
            </w:pPr>
            <w:r>
              <w:rPr>
                <w:sz w:val="15"/>
              </w:rPr>
              <w:t>Track by CARC/RARC and controllable cause</w:t>
            </w:r>
          </w:p>
        </w:tc>
      </w:tr>
      <w:tr w:rsidR="00DA0C49" w14:paraId="51D3CCA3" w14:textId="77777777">
        <w:trPr>
          <w:cantSplit/>
          <w:jc w:val="center"/>
        </w:trPr>
        <w:tc>
          <w:tcPr>
            <w:tcW w:w="2556" w:type="dxa"/>
            <w:shd w:val="clear" w:color="auto" w:fill="F3F6F9"/>
            <w:tcMar>
              <w:top w:w="80" w:type="dxa"/>
              <w:left w:w="80" w:type="dxa"/>
              <w:bottom w:w="80" w:type="dxa"/>
              <w:right w:w="80" w:type="dxa"/>
            </w:tcMar>
            <w:vAlign w:val="center"/>
          </w:tcPr>
          <w:p w14:paraId="4D7AB62C" w14:textId="77777777" w:rsidR="00DA0C49" w:rsidRDefault="00B10EEA">
            <w:pPr>
              <w:spacing w:after="0"/>
            </w:pPr>
            <w:r>
              <w:rPr>
                <w:sz w:val="15"/>
              </w:rPr>
              <w:t>AR</w:t>
            </w:r>
          </w:p>
        </w:tc>
        <w:tc>
          <w:tcPr>
            <w:tcW w:w="2556" w:type="dxa"/>
            <w:shd w:val="clear" w:color="auto" w:fill="F3F6F9"/>
            <w:tcMar>
              <w:top w:w="80" w:type="dxa"/>
              <w:left w:w="80" w:type="dxa"/>
              <w:bottom w:w="80" w:type="dxa"/>
              <w:right w:w="80" w:type="dxa"/>
            </w:tcMar>
            <w:vAlign w:val="center"/>
          </w:tcPr>
          <w:p w14:paraId="77AB9F68" w14:textId="77777777" w:rsidR="00DA0C49" w:rsidRDefault="00B10EEA">
            <w:pPr>
              <w:spacing w:after="0"/>
            </w:pPr>
            <w:r>
              <w:rPr>
                <w:sz w:val="15"/>
              </w:rPr>
              <w:t>Days in AR; AR &gt;90; expected liquidation; touches per claim</w:t>
            </w:r>
          </w:p>
        </w:tc>
        <w:tc>
          <w:tcPr>
            <w:tcW w:w="2556" w:type="dxa"/>
            <w:shd w:val="clear" w:color="auto" w:fill="F3F6F9"/>
            <w:tcMar>
              <w:top w:w="80" w:type="dxa"/>
              <w:left w:w="80" w:type="dxa"/>
              <w:bottom w:w="80" w:type="dxa"/>
              <w:right w:w="80" w:type="dxa"/>
            </w:tcMar>
            <w:vAlign w:val="center"/>
          </w:tcPr>
          <w:p w14:paraId="0E0F486E" w14:textId="77777777" w:rsidR="00DA0C49" w:rsidRDefault="00B10EEA">
            <w:pPr>
              <w:spacing w:after="0"/>
            </w:pPr>
            <w:r>
              <w:rPr>
                <w:sz w:val="15"/>
              </w:rPr>
              <w:t>Fewer touches and faster cash</w:t>
            </w:r>
          </w:p>
        </w:tc>
        <w:tc>
          <w:tcPr>
            <w:tcW w:w="2556" w:type="dxa"/>
            <w:shd w:val="clear" w:color="auto" w:fill="F3F6F9"/>
            <w:tcMar>
              <w:top w:w="80" w:type="dxa"/>
              <w:left w:w="80" w:type="dxa"/>
              <w:bottom w:w="80" w:type="dxa"/>
              <w:right w:w="80" w:type="dxa"/>
            </w:tcMar>
            <w:vAlign w:val="center"/>
          </w:tcPr>
          <w:p w14:paraId="7B5A49F2" w14:textId="77777777" w:rsidR="00DA0C49" w:rsidRDefault="00B10EEA">
            <w:pPr>
              <w:spacing w:after="0"/>
            </w:pPr>
            <w:r>
              <w:rPr>
                <w:sz w:val="15"/>
              </w:rPr>
              <w:t>Segment by payer and balance band</w:t>
            </w:r>
          </w:p>
        </w:tc>
      </w:tr>
      <w:tr w:rsidR="00DA0C49" w14:paraId="4E8B251E" w14:textId="77777777">
        <w:trPr>
          <w:cantSplit/>
          <w:jc w:val="center"/>
        </w:trPr>
        <w:tc>
          <w:tcPr>
            <w:tcW w:w="2556" w:type="dxa"/>
            <w:tcMar>
              <w:top w:w="80" w:type="dxa"/>
              <w:left w:w="80" w:type="dxa"/>
              <w:bottom w:w="80" w:type="dxa"/>
              <w:right w:w="80" w:type="dxa"/>
            </w:tcMar>
            <w:vAlign w:val="center"/>
          </w:tcPr>
          <w:p w14:paraId="455E6FA4" w14:textId="77777777" w:rsidR="00DA0C49" w:rsidRDefault="00B10EEA">
            <w:pPr>
              <w:spacing w:after="0"/>
            </w:pPr>
            <w:r>
              <w:rPr>
                <w:sz w:val="15"/>
              </w:rPr>
              <w:t>Underpayments</w:t>
            </w:r>
          </w:p>
        </w:tc>
        <w:tc>
          <w:tcPr>
            <w:tcW w:w="2556" w:type="dxa"/>
            <w:tcMar>
              <w:top w:w="80" w:type="dxa"/>
              <w:left w:w="80" w:type="dxa"/>
              <w:bottom w:w="80" w:type="dxa"/>
              <w:right w:w="80" w:type="dxa"/>
            </w:tcMar>
            <w:vAlign w:val="center"/>
          </w:tcPr>
          <w:p w14:paraId="52EDCC08" w14:textId="77777777" w:rsidR="00DA0C49" w:rsidRDefault="00B10EEA">
            <w:pPr>
              <w:spacing w:after="0"/>
            </w:pPr>
            <w:r>
              <w:rPr>
                <w:sz w:val="15"/>
              </w:rPr>
              <w:t>Expected vs paid variance; recovery rate; dispute yield</w:t>
            </w:r>
          </w:p>
        </w:tc>
        <w:tc>
          <w:tcPr>
            <w:tcW w:w="2556" w:type="dxa"/>
            <w:tcMar>
              <w:top w:w="80" w:type="dxa"/>
              <w:left w:w="80" w:type="dxa"/>
              <w:bottom w:w="80" w:type="dxa"/>
              <w:right w:w="80" w:type="dxa"/>
            </w:tcMar>
            <w:vAlign w:val="center"/>
          </w:tcPr>
          <w:p w14:paraId="07B92680" w14:textId="77777777" w:rsidR="00DA0C49" w:rsidRDefault="00B10EEA">
            <w:pPr>
              <w:spacing w:after="0"/>
            </w:pPr>
            <w:r>
              <w:rPr>
                <w:sz w:val="15"/>
              </w:rPr>
              <w:t>More recoverable variance identified and converted to cash</w:t>
            </w:r>
          </w:p>
        </w:tc>
        <w:tc>
          <w:tcPr>
            <w:tcW w:w="2556" w:type="dxa"/>
            <w:tcMar>
              <w:top w:w="80" w:type="dxa"/>
              <w:left w:w="80" w:type="dxa"/>
              <w:bottom w:w="80" w:type="dxa"/>
              <w:right w:w="80" w:type="dxa"/>
            </w:tcMar>
            <w:vAlign w:val="center"/>
          </w:tcPr>
          <w:p w14:paraId="6506BCF0" w14:textId="77777777" w:rsidR="00DA0C49" w:rsidRDefault="00B10EEA">
            <w:pPr>
              <w:spacing w:after="0"/>
            </w:pPr>
            <w:r>
              <w:rPr>
                <w:sz w:val="15"/>
              </w:rPr>
              <w:t>Requires reliable contract baseline</w:t>
            </w:r>
          </w:p>
        </w:tc>
      </w:tr>
      <w:tr w:rsidR="00DA0C49" w14:paraId="4A5D3261" w14:textId="77777777">
        <w:trPr>
          <w:cantSplit/>
          <w:jc w:val="center"/>
        </w:trPr>
        <w:tc>
          <w:tcPr>
            <w:tcW w:w="2556" w:type="dxa"/>
            <w:shd w:val="clear" w:color="auto" w:fill="F3F6F9"/>
            <w:tcMar>
              <w:top w:w="80" w:type="dxa"/>
              <w:left w:w="80" w:type="dxa"/>
              <w:bottom w:w="80" w:type="dxa"/>
              <w:right w:w="80" w:type="dxa"/>
            </w:tcMar>
            <w:vAlign w:val="center"/>
          </w:tcPr>
          <w:p w14:paraId="4B1BD93F" w14:textId="77777777" w:rsidR="00DA0C49" w:rsidRDefault="00B10EEA">
            <w:pPr>
              <w:spacing w:after="0"/>
            </w:pPr>
            <w:r>
              <w:rPr>
                <w:sz w:val="15"/>
              </w:rPr>
              <w:t>Operations</w:t>
            </w:r>
          </w:p>
        </w:tc>
        <w:tc>
          <w:tcPr>
            <w:tcW w:w="2556" w:type="dxa"/>
            <w:shd w:val="clear" w:color="auto" w:fill="F3F6F9"/>
            <w:tcMar>
              <w:top w:w="80" w:type="dxa"/>
              <w:left w:w="80" w:type="dxa"/>
              <w:bottom w:w="80" w:type="dxa"/>
              <w:right w:w="80" w:type="dxa"/>
            </w:tcMar>
            <w:vAlign w:val="center"/>
          </w:tcPr>
          <w:p w14:paraId="066A2E91" w14:textId="77777777" w:rsidR="00DA0C49" w:rsidRDefault="00B10EEA">
            <w:pPr>
              <w:spacing w:after="0"/>
            </w:pPr>
            <w:r>
              <w:rPr>
                <w:sz w:val="15"/>
              </w:rPr>
              <w:t>Work items per FTE; exception rate; automation acceptance; rework</w:t>
            </w:r>
          </w:p>
        </w:tc>
        <w:tc>
          <w:tcPr>
            <w:tcW w:w="2556" w:type="dxa"/>
            <w:shd w:val="clear" w:color="auto" w:fill="F3F6F9"/>
            <w:tcMar>
              <w:top w:w="80" w:type="dxa"/>
              <w:left w:w="80" w:type="dxa"/>
              <w:bottom w:w="80" w:type="dxa"/>
              <w:right w:w="80" w:type="dxa"/>
            </w:tcMar>
            <w:vAlign w:val="center"/>
          </w:tcPr>
          <w:p w14:paraId="32891AA3" w14:textId="77777777" w:rsidR="00DA0C49" w:rsidRDefault="00B10EEA">
            <w:pPr>
              <w:spacing w:after="0"/>
            </w:pPr>
            <w:r>
              <w:rPr>
                <w:sz w:val="15"/>
              </w:rPr>
              <w:t>Staff moves from searching to exceptions/decisions</w:t>
            </w:r>
          </w:p>
        </w:tc>
        <w:tc>
          <w:tcPr>
            <w:tcW w:w="2556" w:type="dxa"/>
            <w:shd w:val="clear" w:color="auto" w:fill="F3F6F9"/>
            <w:tcMar>
              <w:top w:w="80" w:type="dxa"/>
              <w:left w:w="80" w:type="dxa"/>
              <w:bottom w:w="80" w:type="dxa"/>
              <w:right w:w="80" w:type="dxa"/>
            </w:tcMar>
            <w:vAlign w:val="center"/>
          </w:tcPr>
          <w:p w14:paraId="50CFAE43" w14:textId="77777777" w:rsidR="00DA0C49" w:rsidRDefault="00B10EEA">
            <w:pPr>
              <w:spacing w:after="0"/>
            </w:pPr>
            <w:r>
              <w:rPr>
                <w:sz w:val="15"/>
              </w:rPr>
              <w:t>Measure before/after time per workflow</w:t>
            </w:r>
          </w:p>
        </w:tc>
      </w:tr>
      <w:tr w:rsidR="00DA0C49" w14:paraId="67116485" w14:textId="77777777">
        <w:trPr>
          <w:cantSplit/>
          <w:jc w:val="center"/>
        </w:trPr>
        <w:tc>
          <w:tcPr>
            <w:tcW w:w="2556" w:type="dxa"/>
            <w:tcMar>
              <w:top w:w="80" w:type="dxa"/>
              <w:left w:w="80" w:type="dxa"/>
              <w:bottom w:w="80" w:type="dxa"/>
              <w:right w:w="80" w:type="dxa"/>
            </w:tcMar>
            <w:vAlign w:val="center"/>
          </w:tcPr>
          <w:p w14:paraId="74629E9C" w14:textId="77777777" w:rsidR="00DA0C49" w:rsidRDefault="00B10EEA">
            <w:pPr>
              <w:spacing w:after="0"/>
            </w:pPr>
            <w:r>
              <w:rPr>
                <w:sz w:val="15"/>
              </w:rPr>
              <w:t>AI quality</w:t>
            </w:r>
          </w:p>
        </w:tc>
        <w:tc>
          <w:tcPr>
            <w:tcW w:w="2556" w:type="dxa"/>
            <w:tcMar>
              <w:top w:w="80" w:type="dxa"/>
              <w:left w:w="80" w:type="dxa"/>
              <w:bottom w:w="80" w:type="dxa"/>
              <w:right w:w="80" w:type="dxa"/>
            </w:tcMar>
            <w:vAlign w:val="center"/>
          </w:tcPr>
          <w:p w14:paraId="066BABAE" w14:textId="77777777" w:rsidR="00DA0C49" w:rsidRDefault="00B10EEA">
            <w:pPr>
              <w:spacing w:after="0"/>
            </w:pPr>
            <w:r>
              <w:rPr>
                <w:sz w:val="15"/>
              </w:rPr>
              <w:t>Precision/recall, confidence calibration, override rate, drift</w:t>
            </w:r>
          </w:p>
        </w:tc>
        <w:tc>
          <w:tcPr>
            <w:tcW w:w="2556" w:type="dxa"/>
            <w:tcMar>
              <w:top w:w="80" w:type="dxa"/>
              <w:left w:w="80" w:type="dxa"/>
              <w:bottom w:w="80" w:type="dxa"/>
              <w:right w:w="80" w:type="dxa"/>
            </w:tcMar>
            <w:vAlign w:val="center"/>
          </w:tcPr>
          <w:p w14:paraId="6BA5DFFD" w14:textId="77777777" w:rsidR="00DA0C49" w:rsidRDefault="00B10EEA">
            <w:pPr>
              <w:spacing w:after="0"/>
            </w:pPr>
            <w:r>
              <w:rPr>
                <w:sz w:val="15"/>
              </w:rPr>
              <w:t>Stable by workflow and client</w:t>
            </w:r>
          </w:p>
        </w:tc>
        <w:tc>
          <w:tcPr>
            <w:tcW w:w="2556" w:type="dxa"/>
            <w:tcMar>
              <w:top w:w="80" w:type="dxa"/>
              <w:left w:w="80" w:type="dxa"/>
              <w:bottom w:w="80" w:type="dxa"/>
              <w:right w:w="80" w:type="dxa"/>
            </w:tcMar>
            <w:vAlign w:val="center"/>
          </w:tcPr>
          <w:p w14:paraId="558EEC70" w14:textId="77777777" w:rsidR="00DA0C49" w:rsidRDefault="00B10EEA">
            <w:pPr>
              <w:spacing w:after="0"/>
            </w:pPr>
            <w:r>
              <w:rPr>
                <w:sz w:val="15"/>
              </w:rPr>
              <w:t>Do not use one global “accuracy” number</w:t>
            </w:r>
          </w:p>
        </w:tc>
      </w:tr>
      <w:tr w:rsidR="00DA0C49" w14:paraId="30928480" w14:textId="77777777">
        <w:trPr>
          <w:cantSplit/>
          <w:jc w:val="center"/>
        </w:trPr>
        <w:tc>
          <w:tcPr>
            <w:tcW w:w="2556" w:type="dxa"/>
            <w:shd w:val="clear" w:color="auto" w:fill="F3F6F9"/>
            <w:tcMar>
              <w:top w:w="80" w:type="dxa"/>
              <w:left w:w="80" w:type="dxa"/>
              <w:bottom w:w="80" w:type="dxa"/>
              <w:right w:w="80" w:type="dxa"/>
            </w:tcMar>
            <w:vAlign w:val="center"/>
          </w:tcPr>
          <w:p w14:paraId="214A285F" w14:textId="77777777" w:rsidR="00DA0C49" w:rsidRDefault="00B10EEA">
            <w:pPr>
              <w:spacing w:after="0"/>
            </w:pPr>
            <w:r>
              <w:rPr>
                <w:sz w:val="15"/>
              </w:rPr>
              <w:t>Reliability</w:t>
            </w:r>
          </w:p>
        </w:tc>
        <w:tc>
          <w:tcPr>
            <w:tcW w:w="2556" w:type="dxa"/>
            <w:shd w:val="clear" w:color="auto" w:fill="F3F6F9"/>
            <w:tcMar>
              <w:top w:w="80" w:type="dxa"/>
              <w:left w:w="80" w:type="dxa"/>
              <w:bottom w:w="80" w:type="dxa"/>
              <w:right w:w="80" w:type="dxa"/>
            </w:tcMar>
            <w:vAlign w:val="center"/>
          </w:tcPr>
          <w:p w14:paraId="34FB8720" w14:textId="77777777" w:rsidR="00DA0C49" w:rsidRDefault="00B10EEA">
            <w:pPr>
              <w:spacing w:after="0"/>
            </w:pPr>
            <w:r>
              <w:rPr>
                <w:sz w:val="15"/>
              </w:rPr>
              <w:t>Successful workflow runs, retry rate, connector failures, SLA</w:t>
            </w:r>
          </w:p>
        </w:tc>
        <w:tc>
          <w:tcPr>
            <w:tcW w:w="2556" w:type="dxa"/>
            <w:shd w:val="clear" w:color="auto" w:fill="F3F6F9"/>
            <w:tcMar>
              <w:top w:w="80" w:type="dxa"/>
              <w:left w:w="80" w:type="dxa"/>
              <w:bottom w:w="80" w:type="dxa"/>
              <w:right w:w="80" w:type="dxa"/>
            </w:tcMar>
            <w:vAlign w:val="center"/>
          </w:tcPr>
          <w:p w14:paraId="307B9C76" w14:textId="77777777" w:rsidR="00DA0C49" w:rsidRDefault="00B10EEA">
            <w:pPr>
              <w:spacing w:after="0"/>
            </w:pPr>
            <w:r>
              <w:rPr>
                <w:sz w:val="15"/>
              </w:rPr>
              <w:t>Production-grade execution</w:t>
            </w:r>
          </w:p>
        </w:tc>
        <w:tc>
          <w:tcPr>
            <w:tcW w:w="2556" w:type="dxa"/>
            <w:shd w:val="clear" w:color="auto" w:fill="F3F6F9"/>
            <w:tcMar>
              <w:top w:w="80" w:type="dxa"/>
              <w:left w:w="80" w:type="dxa"/>
              <w:bottom w:w="80" w:type="dxa"/>
              <w:right w:w="80" w:type="dxa"/>
            </w:tcMar>
            <w:vAlign w:val="center"/>
          </w:tcPr>
          <w:p w14:paraId="112E196F" w14:textId="77777777" w:rsidR="00DA0C49" w:rsidRDefault="00B10EEA">
            <w:pPr>
              <w:spacing w:after="0"/>
            </w:pPr>
            <w:r>
              <w:rPr>
                <w:sz w:val="15"/>
              </w:rPr>
              <w:t>Separate source-system downtime from platform failure</w:t>
            </w:r>
          </w:p>
        </w:tc>
      </w:tr>
      <w:tr w:rsidR="00DA0C49" w14:paraId="00B11CB5" w14:textId="77777777">
        <w:trPr>
          <w:cantSplit/>
          <w:jc w:val="center"/>
        </w:trPr>
        <w:tc>
          <w:tcPr>
            <w:tcW w:w="2556" w:type="dxa"/>
            <w:tcMar>
              <w:top w:w="80" w:type="dxa"/>
              <w:left w:w="80" w:type="dxa"/>
              <w:bottom w:w="80" w:type="dxa"/>
              <w:right w:w="80" w:type="dxa"/>
            </w:tcMar>
            <w:vAlign w:val="center"/>
          </w:tcPr>
          <w:p w14:paraId="7FF1FFC8" w14:textId="77777777" w:rsidR="00DA0C49" w:rsidRDefault="00B10EEA">
            <w:pPr>
              <w:spacing w:after="0"/>
            </w:pPr>
            <w:r>
              <w:rPr>
                <w:sz w:val="15"/>
              </w:rPr>
              <w:t>Governance</w:t>
            </w:r>
          </w:p>
        </w:tc>
        <w:tc>
          <w:tcPr>
            <w:tcW w:w="2556" w:type="dxa"/>
            <w:tcMar>
              <w:top w:w="80" w:type="dxa"/>
              <w:left w:w="80" w:type="dxa"/>
              <w:bottom w:w="80" w:type="dxa"/>
              <w:right w:w="80" w:type="dxa"/>
            </w:tcMar>
            <w:vAlign w:val="center"/>
          </w:tcPr>
          <w:p w14:paraId="01EEA155" w14:textId="77777777" w:rsidR="00DA0C49" w:rsidRDefault="00B10EEA">
            <w:pPr>
              <w:spacing w:after="0"/>
            </w:pPr>
            <w:r>
              <w:rPr>
                <w:sz w:val="15"/>
              </w:rPr>
              <w:t>Approval compliance, audit completeness, unauthorized action count</w:t>
            </w:r>
          </w:p>
        </w:tc>
        <w:tc>
          <w:tcPr>
            <w:tcW w:w="2556" w:type="dxa"/>
            <w:tcMar>
              <w:top w:w="80" w:type="dxa"/>
              <w:left w:w="80" w:type="dxa"/>
              <w:bottom w:w="80" w:type="dxa"/>
              <w:right w:w="80" w:type="dxa"/>
            </w:tcMar>
            <w:vAlign w:val="center"/>
          </w:tcPr>
          <w:p w14:paraId="3AAFEF27" w14:textId="77777777" w:rsidR="00DA0C49" w:rsidRDefault="00B10EEA">
            <w:pPr>
              <w:spacing w:after="0"/>
            </w:pPr>
            <w:r>
              <w:rPr>
                <w:sz w:val="15"/>
              </w:rPr>
              <w:t>Every action traceable; zero unauthorized high-risk actions</w:t>
            </w:r>
          </w:p>
        </w:tc>
        <w:tc>
          <w:tcPr>
            <w:tcW w:w="2556" w:type="dxa"/>
            <w:tcMar>
              <w:top w:w="80" w:type="dxa"/>
              <w:left w:w="80" w:type="dxa"/>
              <w:bottom w:w="80" w:type="dxa"/>
              <w:right w:w="80" w:type="dxa"/>
            </w:tcMar>
            <w:vAlign w:val="center"/>
          </w:tcPr>
          <w:p w14:paraId="0A768AA2" w14:textId="77777777" w:rsidR="00DA0C49" w:rsidRDefault="00B10EEA">
            <w:pPr>
              <w:spacing w:after="0"/>
            </w:pPr>
            <w:r>
              <w:rPr>
                <w:sz w:val="15"/>
              </w:rPr>
              <w:t>Board/client assurance metric</w:t>
            </w:r>
          </w:p>
        </w:tc>
      </w:tr>
      <w:tr w:rsidR="008B20BB" w14:paraId="3070AB85" w14:textId="77777777">
        <w:trPr>
          <w:cantSplit/>
          <w:jc w:val="center"/>
          <w:ins w:id="740" w:author="Claude" w:date="2026-10-02T09:00:00Z"/>
        </w:trPr>
        <w:tc>
          <w:tcPr>
            <w:tcW w:w="2556" w:type="dxa"/>
            <w:tcMar>
              <w:top w:w="80" w:type="dxa"/>
              <w:left w:w="80" w:type="dxa"/>
              <w:bottom w:w="80" w:type="dxa"/>
              <w:right w:w="80" w:type="dxa"/>
            </w:tcMar>
            <w:vAlign w:val="center"/>
          </w:tcPr>
          <w:p w14:paraId="25A6F38B" w14:textId="77777777" w:rsidR="008B20BB" w:rsidRDefault="00000000">
            <w:pPr>
              <w:spacing w:after="0"/>
              <w:rPr>
                <w:ins w:id="741" w:author="Claude" w:date="2026-10-02T09:00:00Z"/>
              </w:rPr>
            </w:pPr>
            <w:ins w:id="742" w:author="Claude" w:date="2026-10-02T09:00:00Z">
              <w:r>
                <w:rPr>
                  <w:sz w:val="15"/>
                </w:rPr>
                <w:t>Retention and stickiness</w:t>
              </w:r>
            </w:ins>
          </w:p>
        </w:tc>
        <w:tc>
          <w:tcPr>
            <w:tcW w:w="2556" w:type="dxa"/>
            <w:tcMar>
              <w:top w:w="80" w:type="dxa"/>
              <w:left w:w="80" w:type="dxa"/>
              <w:bottom w:w="80" w:type="dxa"/>
              <w:right w:w="80" w:type="dxa"/>
            </w:tcMar>
            <w:vAlign w:val="center"/>
          </w:tcPr>
          <w:p w14:paraId="10D9E049" w14:textId="77777777" w:rsidR="008B20BB" w:rsidRDefault="00000000">
            <w:pPr>
              <w:spacing w:after="0"/>
              <w:rPr>
                <w:ins w:id="743" w:author="Claude" w:date="2026-10-02T09:00:00Z"/>
              </w:rPr>
            </w:pPr>
            <w:ins w:id="744" w:author="Claude" w:date="2026-10-02T09:00:00Z">
              <w:r>
                <w:rPr>
                  <w:sz w:val="15"/>
                </w:rPr>
                <w:t>Active use of worklists and approvals; policy and memory assets in use; value ledger reviewed in business reviews; renewal and expansion</w:t>
              </w:r>
            </w:ins>
          </w:p>
        </w:tc>
        <w:tc>
          <w:tcPr>
            <w:tcW w:w="2556" w:type="dxa"/>
            <w:tcMar>
              <w:top w:w="80" w:type="dxa"/>
              <w:left w:w="80" w:type="dxa"/>
              <w:bottom w:w="80" w:type="dxa"/>
              <w:right w:w="80" w:type="dxa"/>
            </w:tcMar>
            <w:vAlign w:val="center"/>
          </w:tcPr>
          <w:p w14:paraId="117E05C2" w14:textId="77777777" w:rsidR="008B20BB" w:rsidRDefault="00000000">
            <w:pPr>
              <w:spacing w:after="0"/>
              <w:rPr>
                <w:ins w:id="745" w:author="Claude" w:date="2026-10-02T09:00:00Z"/>
              </w:rPr>
            </w:pPr>
            <w:ins w:id="746" w:author="Claude" w:date="2026-10-02T09:00:00Z">
              <w:r>
                <w:rPr>
                  <w:sz w:val="15"/>
                </w:rPr>
                <w:t>Client relies on platform records for daily work and finance reporting</w:t>
              </w:r>
            </w:ins>
          </w:p>
        </w:tc>
        <w:tc>
          <w:tcPr>
            <w:tcW w:w="2556" w:type="dxa"/>
            <w:tcMar>
              <w:top w:w="80" w:type="dxa"/>
              <w:left w:w="80" w:type="dxa"/>
              <w:bottom w:w="80" w:type="dxa"/>
              <w:right w:w="80" w:type="dxa"/>
            </w:tcMar>
            <w:vAlign w:val="center"/>
          </w:tcPr>
          <w:p w14:paraId="2AAFAC45" w14:textId="77777777" w:rsidR="008B20BB" w:rsidRDefault="00000000">
            <w:pPr>
              <w:spacing w:after="0"/>
              <w:rPr>
                <w:ins w:id="747" w:author="Claude" w:date="2026-10-02T09:00:00Z"/>
              </w:rPr>
            </w:pPr>
            <w:ins w:id="748" w:author="Claude" w:date="2026-10-02T09:00:00Z">
              <w:r>
                <w:rPr>
                  <w:sz w:val="15"/>
                </w:rPr>
                <w:t>Qualitative until baselines exist; no figures set</w:t>
              </w:r>
            </w:ins>
          </w:p>
        </w:tc>
      </w:tr>
    </w:tbl>
    <w:p w14:paraId="6D70E458" w14:textId="77777777" w:rsidR="008B20BB" w:rsidRDefault="00000000">
      <w:pPr>
        <w:pStyle w:val="Heading2"/>
        <w:rPr>
          <w:ins w:id="749" w:author="Claude" w:date="2026-10-02T09:00:00Z"/>
        </w:rPr>
      </w:pPr>
      <w:bookmarkStart w:id="750" w:name="_Toc242031680"/>
      <w:ins w:id="751" w:author="Claude" w:date="2026-10-02T09:00:00Z">
        <w:r>
          <w:t>Measurement rules for targets</w:t>
        </w:r>
        <w:bookmarkEnd w:id="750"/>
      </w:ins>
    </w:p>
    <w:p w14:paraId="1EF4F00E" w14:textId="77777777" w:rsidR="008B20BB" w:rsidRDefault="00000000">
      <w:pPr>
        <w:rPr>
          <w:ins w:id="752" w:author="Claude" w:date="2026-10-02T09:00:00Z"/>
        </w:rPr>
      </w:pPr>
      <w:ins w:id="753" w:author="Claude" w:date="2026-10-02T09:00:00Z">
        <w:r>
          <w:t>No numeric targets are stated in this document because none can yet be supported by data. Each target is set per client and payer after baseline sign-off (Days 0–30), recorded, and not changed after shadow results are seen without a documented, approved reason. Value is reported only for work items with a confirmed downstream outcome and a defined control.</w:t>
        </w:r>
      </w:ins>
    </w:p>
    <w:tbl>
      <w:tblPr>
        <w:tblStyle w:val="TableGrid"/>
        <w:tblW w:w="0" w:type="auto"/>
        <w:jc w:val="center"/>
        <w:tblLook w:val="04A0" w:firstRow="1" w:lastRow="0" w:firstColumn="1" w:lastColumn="0" w:noHBand="0" w:noVBand="1"/>
      </w:tblPr>
      <w:tblGrid>
        <w:gridCol w:w="1999"/>
        <w:gridCol w:w="1699"/>
        <w:gridCol w:w="3196"/>
        <w:gridCol w:w="3320"/>
      </w:tblGrid>
      <w:tr w:rsidR="008B20BB" w14:paraId="11D9386B" w14:textId="77777777">
        <w:trPr>
          <w:cantSplit/>
          <w:tblHeader/>
          <w:jc w:val="center"/>
          <w:ins w:id="754" w:author="Claude" w:date="2026-10-02T09:00:00Z"/>
        </w:trPr>
        <w:tc>
          <w:tcPr>
            <w:tcW w:w="2000" w:type="dxa"/>
            <w:shd w:val="clear" w:color="auto" w:fill="17365D"/>
            <w:tcMar>
              <w:top w:w="80" w:type="dxa"/>
              <w:left w:w="80" w:type="dxa"/>
              <w:bottom w:w="80" w:type="dxa"/>
              <w:right w:w="80" w:type="dxa"/>
            </w:tcMar>
            <w:vAlign w:val="center"/>
          </w:tcPr>
          <w:p w14:paraId="35AA107E" w14:textId="77777777" w:rsidR="008B20BB" w:rsidRDefault="00000000">
            <w:pPr>
              <w:spacing w:after="0"/>
              <w:rPr>
                <w:ins w:id="755" w:author="Claude" w:date="2026-10-02T09:00:00Z"/>
              </w:rPr>
            </w:pPr>
            <w:ins w:id="756" w:author="Claude" w:date="2026-10-02T09:00:00Z">
              <w:r>
                <w:rPr>
                  <w:b/>
                  <w:color w:val="FFFFFF"/>
                  <w:sz w:val="15"/>
                </w:rPr>
                <w:t>Metric</w:t>
              </w:r>
            </w:ins>
          </w:p>
        </w:tc>
        <w:tc>
          <w:tcPr>
            <w:tcW w:w="1700" w:type="dxa"/>
            <w:shd w:val="clear" w:color="auto" w:fill="17365D"/>
            <w:tcMar>
              <w:top w:w="80" w:type="dxa"/>
              <w:left w:w="80" w:type="dxa"/>
              <w:bottom w:w="80" w:type="dxa"/>
              <w:right w:w="80" w:type="dxa"/>
            </w:tcMar>
            <w:vAlign w:val="center"/>
          </w:tcPr>
          <w:p w14:paraId="58478F95" w14:textId="77777777" w:rsidR="008B20BB" w:rsidRDefault="00000000">
            <w:pPr>
              <w:spacing w:after="0"/>
              <w:rPr>
                <w:ins w:id="757" w:author="Claude" w:date="2026-10-02T09:00:00Z"/>
              </w:rPr>
            </w:pPr>
            <w:ins w:id="758" w:author="Claude" w:date="2026-10-02T09:00:00Z">
              <w:r>
                <w:rPr>
                  <w:b/>
                  <w:color w:val="FFFFFF"/>
                  <w:sz w:val="15"/>
                </w:rPr>
                <w:t>Direction</w:t>
              </w:r>
            </w:ins>
          </w:p>
        </w:tc>
        <w:tc>
          <w:tcPr>
            <w:tcW w:w="3200" w:type="dxa"/>
            <w:shd w:val="clear" w:color="auto" w:fill="17365D"/>
            <w:tcMar>
              <w:top w:w="80" w:type="dxa"/>
              <w:left w:w="80" w:type="dxa"/>
              <w:bottom w:w="80" w:type="dxa"/>
              <w:right w:w="80" w:type="dxa"/>
            </w:tcMar>
            <w:vAlign w:val="center"/>
          </w:tcPr>
          <w:p w14:paraId="4C5C30DA" w14:textId="77777777" w:rsidR="008B20BB" w:rsidRDefault="00000000">
            <w:pPr>
              <w:spacing w:after="0"/>
              <w:rPr>
                <w:ins w:id="759" w:author="Claude" w:date="2026-10-02T09:00:00Z"/>
              </w:rPr>
            </w:pPr>
            <w:ins w:id="760" w:author="Claude" w:date="2026-10-02T09:00:00Z">
              <w:r>
                <w:rPr>
                  <w:b/>
                  <w:color w:val="FFFFFF"/>
                  <w:sz w:val="15"/>
                </w:rPr>
                <w:t>Target and baseline source</w:t>
              </w:r>
            </w:ins>
          </w:p>
        </w:tc>
        <w:tc>
          <w:tcPr>
            <w:tcW w:w="3324" w:type="dxa"/>
            <w:shd w:val="clear" w:color="auto" w:fill="17365D"/>
            <w:tcMar>
              <w:top w:w="80" w:type="dxa"/>
              <w:left w:w="80" w:type="dxa"/>
              <w:bottom w:w="80" w:type="dxa"/>
              <w:right w:w="80" w:type="dxa"/>
            </w:tcMar>
            <w:vAlign w:val="center"/>
          </w:tcPr>
          <w:p w14:paraId="07CB005A" w14:textId="77777777" w:rsidR="008B20BB" w:rsidRDefault="00000000">
            <w:pPr>
              <w:spacing w:after="0"/>
              <w:rPr>
                <w:ins w:id="761" w:author="Claude" w:date="2026-10-02T09:00:00Z"/>
              </w:rPr>
            </w:pPr>
            <w:ins w:id="762" w:author="Claude" w:date="2026-10-02T09:00:00Z">
              <w:r>
                <w:rPr>
                  <w:b/>
                  <w:color w:val="FFFFFF"/>
                  <w:sz w:val="15"/>
                </w:rPr>
                <w:t>Control and verification</w:t>
              </w:r>
            </w:ins>
          </w:p>
        </w:tc>
      </w:tr>
      <w:tr w:rsidR="008B20BB" w14:paraId="68A69D72" w14:textId="77777777">
        <w:trPr>
          <w:cantSplit/>
          <w:jc w:val="center"/>
          <w:ins w:id="763" w:author="Claude" w:date="2026-10-02T09:00:00Z"/>
        </w:trPr>
        <w:tc>
          <w:tcPr>
            <w:tcW w:w="2000" w:type="dxa"/>
            <w:tcMar>
              <w:top w:w="80" w:type="dxa"/>
              <w:left w:w="80" w:type="dxa"/>
              <w:bottom w:w="80" w:type="dxa"/>
              <w:right w:w="80" w:type="dxa"/>
            </w:tcMar>
            <w:vAlign w:val="center"/>
          </w:tcPr>
          <w:p w14:paraId="55560B6E" w14:textId="77777777" w:rsidR="008B20BB" w:rsidRDefault="00000000">
            <w:pPr>
              <w:spacing w:after="0"/>
              <w:rPr>
                <w:ins w:id="764" w:author="Claude" w:date="2026-10-02T09:00:00Z"/>
              </w:rPr>
            </w:pPr>
            <w:ins w:id="765" w:author="Claude" w:date="2026-10-02T09:00:00Z">
              <w:r>
                <w:rPr>
                  <w:sz w:val="15"/>
                </w:rPr>
                <w:t>Clean claim rate</w:t>
              </w:r>
            </w:ins>
          </w:p>
        </w:tc>
        <w:tc>
          <w:tcPr>
            <w:tcW w:w="1700" w:type="dxa"/>
            <w:tcMar>
              <w:top w:w="80" w:type="dxa"/>
              <w:left w:w="80" w:type="dxa"/>
              <w:bottom w:w="80" w:type="dxa"/>
              <w:right w:w="80" w:type="dxa"/>
            </w:tcMar>
            <w:vAlign w:val="center"/>
          </w:tcPr>
          <w:p w14:paraId="61015B64" w14:textId="77777777" w:rsidR="008B20BB" w:rsidRDefault="00000000">
            <w:pPr>
              <w:spacing w:after="0"/>
              <w:rPr>
                <w:ins w:id="766" w:author="Claude" w:date="2026-10-02T09:00:00Z"/>
              </w:rPr>
            </w:pPr>
            <w:ins w:id="767" w:author="Claude" w:date="2026-10-02T09:00:00Z">
              <w:r>
                <w:rPr>
                  <w:sz w:val="15"/>
                </w:rPr>
                <w:t>Increase</w:t>
              </w:r>
            </w:ins>
          </w:p>
        </w:tc>
        <w:tc>
          <w:tcPr>
            <w:tcW w:w="3200" w:type="dxa"/>
            <w:tcMar>
              <w:top w:w="80" w:type="dxa"/>
              <w:left w:w="80" w:type="dxa"/>
              <w:bottom w:w="80" w:type="dxa"/>
              <w:right w:w="80" w:type="dxa"/>
            </w:tcMar>
            <w:vAlign w:val="center"/>
          </w:tcPr>
          <w:p w14:paraId="0C1C02C4" w14:textId="77777777" w:rsidR="008B20BB" w:rsidRDefault="00000000">
            <w:pPr>
              <w:spacing w:after="0"/>
              <w:rPr>
                <w:ins w:id="768" w:author="Claude" w:date="2026-10-02T09:00:00Z"/>
              </w:rPr>
            </w:pPr>
            <w:ins w:id="769" w:author="Claude" w:date="2026-10-02T09:00:00Z">
              <w:r>
                <w:rPr>
                  <w:sz w:val="15"/>
                </w:rPr>
                <w:t>Set per client and payer from the signed-off baseline</w:t>
              </w:r>
            </w:ins>
          </w:p>
        </w:tc>
        <w:tc>
          <w:tcPr>
            <w:tcW w:w="3324" w:type="dxa"/>
            <w:tcMar>
              <w:top w:w="80" w:type="dxa"/>
              <w:left w:w="80" w:type="dxa"/>
              <w:bottom w:w="80" w:type="dxa"/>
              <w:right w:w="80" w:type="dxa"/>
            </w:tcMar>
            <w:vAlign w:val="center"/>
          </w:tcPr>
          <w:p w14:paraId="29A2E136" w14:textId="77777777" w:rsidR="008B20BB" w:rsidRDefault="00000000">
            <w:pPr>
              <w:spacing w:after="0"/>
              <w:rPr>
                <w:ins w:id="770" w:author="Claude" w:date="2026-10-02T09:00:00Z"/>
              </w:rPr>
            </w:pPr>
            <w:ins w:id="771" w:author="Claude" w:date="2026-10-02T09:00:00Z">
              <w:r>
                <w:rPr>
                  <w:sz w:val="15"/>
                </w:rPr>
                <w:t>Staged rollout or matched comparison; definition fixed in the metric dictionary</w:t>
              </w:r>
            </w:ins>
          </w:p>
        </w:tc>
      </w:tr>
      <w:tr w:rsidR="008B20BB" w14:paraId="3DA20F8F" w14:textId="77777777">
        <w:trPr>
          <w:cantSplit/>
          <w:jc w:val="center"/>
          <w:ins w:id="772" w:author="Claude" w:date="2026-10-02T09:00:00Z"/>
        </w:trPr>
        <w:tc>
          <w:tcPr>
            <w:tcW w:w="2000" w:type="dxa"/>
            <w:tcMar>
              <w:top w:w="80" w:type="dxa"/>
              <w:left w:w="80" w:type="dxa"/>
              <w:bottom w:w="80" w:type="dxa"/>
              <w:right w:w="80" w:type="dxa"/>
            </w:tcMar>
            <w:vAlign w:val="center"/>
          </w:tcPr>
          <w:p w14:paraId="5AF30D88" w14:textId="77777777" w:rsidR="008B20BB" w:rsidRDefault="00000000">
            <w:pPr>
              <w:spacing w:after="0"/>
              <w:rPr>
                <w:ins w:id="773" w:author="Claude" w:date="2026-10-02T09:00:00Z"/>
              </w:rPr>
            </w:pPr>
            <w:ins w:id="774" w:author="Claude" w:date="2026-10-02T09:00:00Z">
              <w:r>
                <w:rPr>
                  <w:sz w:val="15"/>
                </w:rPr>
                <w:lastRenderedPageBreak/>
                <w:t>First-pass paid rate</w:t>
              </w:r>
            </w:ins>
          </w:p>
        </w:tc>
        <w:tc>
          <w:tcPr>
            <w:tcW w:w="1700" w:type="dxa"/>
            <w:tcMar>
              <w:top w:w="80" w:type="dxa"/>
              <w:left w:w="80" w:type="dxa"/>
              <w:bottom w:w="80" w:type="dxa"/>
              <w:right w:w="80" w:type="dxa"/>
            </w:tcMar>
            <w:vAlign w:val="center"/>
          </w:tcPr>
          <w:p w14:paraId="395B028F" w14:textId="77777777" w:rsidR="008B20BB" w:rsidRDefault="00000000">
            <w:pPr>
              <w:spacing w:after="0"/>
              <w:rPr>
                <w:ins w:id="775" w:author="Claude" w:date="2026-10-02T09:00:00Z"/>
              </w:rPr>
            </w:pPr>
            <w:ins w:id="776" w:author="Claude" w:date="2026-10-02T09:00:00Z">
              <w:r>
                <w:rPr>
                  <w:sz w:val="15"/>
                </w:rPr>
                <w:t>Increase</w:t>
              </w:r>
            </w:ins>
          </w:p>
        </w:tc>
        <w:tc>
          <w:tcPr>
            <w:tcW w:w="3200" w:type="dxa"/>
            <w:tcMar>
              <w:top w:w="80" w:type="dxa"/>
              <w:left w:w="80" w:type="dxa"/>
              <w:bottom w:w="80" w:type="dxa"/>
              <w:right w:w="80" w:type="dxa"/>
            </w:tcMar>
            <w:vAlign w:val="center"/>
          </w:tcPr>
          <w:p w14:paraId="737DEDDB" w14:textId="77777777" w:rsidR="008B20BB" w:rsidRDefault="00000000">
            <w:pPr>
              <w:spacing w:after="0"/>
              <w:rPr>
                <w:ins w:id="777" w:author="Claude" w:date="2026-10-02T09:00:00Z"/>
              </w:rPr>
            </w:pPr>
            <w:ins w:id="778" w:author="Claude" w:date="2026-10-02T09:00:00Z">
              <w:r>
                <w:rPr>
                  <w:sz w:val="15"/>
                </w:rPr>
                <w:t>Set per client and payer from the signed-off baseline</w:t>
              </w:r>
            </w:ins>
          </w:p>
        </w:tc>
        <w:tc>
          <w:tcPr>
            <w:tcW w:w="3324" w:type="dxa"/>
            <w:tcMar>
              <w:top w:w="80" w:type="dxa"/>
              <w:left w:w="80" w:type="dxa"/>
              <w:bottom w:w="80" w:type="dxa"/>
              <w:right w:w="80" w:type="dxa"/>
            </w:tcMar>
            <w:vAlign w:val="center"/>
          </w:tcPr>
          <w:p w14:paraId="411AD675" w14:textId="77777777" w:rsidR="008B20BB" w:rsidRDefault="00000000">
            <w:pPr>
              <w:spacing w:after="0"/>
              <w:rPr>
                <w:ins w:id="779" w:author="Claude" w:date="2026-10-02T09:00:00Z"/>
              </w:rPr>
            </w:pPr>
            <w:ins w:id="780" w:author="Claude" w:date="2026-10-02T09:00:00Z">
              <w:r>
                <w:rPr>
                  <w:sz w:val="15"/>
                </w:rPr>
                <w:t>Paid on first submission without rework; same control rule</w:t>
              </w:r>
            </w:ins>
          </w:p>
        </w:tc>
      </w:tr>
      <w:tr w:rsidR="008B20BB" w14:paraId="7689FB6D" w14:textId="77777777">
        <w:trPr>
          <w:cantSplit/>
          <w:jc w:val="center"/>
          <w:ins w:id="781" w:author="Claude" w:date="2026-10-02T09:00:00Z"/>
        </w:trPr>
        <w:tc>
          <w:tcPr>
            <w:tcW w:w="2000" w:type="dxa"/>
            <w:tcMar>
              <w:top w:w="80" w:type="dxa"/>
              <w:left w:w="80" w:type="dxa"/>
              <w:bottom w:w="80" w:type="dxa"/>
              <w:right w:w="80" w:type="dxa"/>
            </w:tcMar>
            <w:vAlign w:val="center"/>
          </w:tcPr>
          <w:p w14:paraId="0D3BBE9D" w14:textId="77777777" w:rsidR="008B20BB" w:rsidRDefault="00000000">
            <w:pPr>
              <w:spacing w:after="0"/>
              <w:rPr>
                <w:ins w:id="782" w:author="Claude" w:date="2026-10-02T09:00:00Z"/>
              </w:rPr>
            </w:pPr>
            <w:ins w:id="783" w:author="Claude" w:date="2026-10-02T09:00:00Z">
              <w:r>
                <w:rPr>
                  <w:sz w:val="15"/>
                </w:rPr>
                <w:t>Days in AR</w:t>
              </w:r>
            </w:ins>
          </w:p>
        </w:tc>
        <w:tc>
          <w:tcPr>
            <w:tcW w:w="1700" w:type="dxa"/>
            <w:tcMar>
              <w:top w:w="80" w:type="dxa"/>
              <w:left w:w="80" w:type="dxa"/>
              <w:bottom w:w="80" w:type="dxa"/>
              <w:right w:w="80" w:type="dxa"/>
            </w:tcMar>
            <w:vAlign w:val="center"/>
          </w:tcPr>
          <w:p w14:paraId="480C4275" w14:textId="77777777" w:rsidR="008B20BB" w:rsidRDefault="00000000">
            <w:pPr>
              <w:spacing w:after="0"/>
              <w:rPr>
                <w:ins w:id="784" w:author="Claude" w:date="2026-10-02T09:00:00Z"/>
              </w:rPr>
            </w:pPr>
            <w:ins w:id="785" w:author="Claude" w:date="2026-10-02T09:00:00Z">
              <w:r>
                <w:rPr>
                  <w:sz w:val="15"/>
                </w:rPr>
                <w:t>Decrease</w:t>
              </w:r>
            </w:ins>
          </w:p>
        </w:tc>
        <w:tc>
          <w:tcPr>
            <w:tcW w:w="3200" w:type="dxa"/>
            <w:tcMar>
              <w:top w:w="80" w:type="dxa"/>
              <w:left w:w="80" w:type="dxa"/>
              <w:bottom w:w="80" w:type="dxa"/>
              <w:right w:w="80" w:type="dxa"/>
            </w:tcMar>
            <w:vAlign w:val="center"/>
          </w:tcPr>
          <w:p w14:paraId="195E6FE7" w14:textId="77777777" w:rsidR="008B20BB" w:rsidRDefault="00000000">
            <w:pPr>
              <w:spacing w:after="0"/>
              <w:rPr>
                <w:ins w:id="786" w:author="Claude" w:date="2026-10-02T09:00:00Z"/>
              </w:rPr>
            </w:pPr>
            <w:ins w:id="787" w:author="Claude" w:date="2026-10-02T09:00:00Z">
              <w:r>
                <w:rPr>
                  <w:sz w:val="15"/>
                </w:rPr>
                <w:t>Set from baseline adjusted for seasonality and payer-policy changes</w:t>
              </w:r>
            </w:ins>
          </w:p>
        </w:tc>
        <w:tc>
          <w:tcPr>
            <w:tcW w:w="3324" w:type="dxa"/>
            <w:tcMar>
              <w:top w:w="80" w:type="dxa"/>
              <w:left w:w="80" w:type="dxa"/>
              <w:bottom w:w="80" w:type="dxa"/>
              <w:right w:w="80" w:type="dxa"/>
            </w:tcMar>
            <w:vAlign w:val="center"/>
          </w:tcPr>
          <w:p w14:paraId="56F7ABE3" w14:textId="77777777" w:rsidR="008B20BB" w:rsidRDefault="00000000">
            <w:pPr>
              <w:spacing w:after="0"/>
              <w:rPr>
                <w:ins w:id="788" w:author="Claude" w:date="2026-10-02T09:00:00Z"/>
              </w:rPr>
            </w:pPr>
            <w:ins w:id="789" w:author="Claude" w:date="2026-10-02T09:00:00Z">
              <w:r>
                <w:rPr>
                  <w:sz w:val="15"/>
                </w:rPr>
                <w:t>Comparison by payer and balance band</w:t>
              </w:r>
            </w:ins>
          </w:p>
        </w:tc>
      </w:tr>
      <w:tr w:rsidR="008B20BB" w14:paraId="5B7485C2" w14:textId="77777777">
        <w:trPr>
          <w:cantSplit/>
          <w:jc w:val="center"/>
          <w:ins w:id="790" w:author="Claude" w:date="2026-10-02T09:00:00Z"/>
        </w:trPr>
        <w:tc>
          <w:tcPr>
            <w:tcW w:w="2000" w:type="dxa"/>
            <w:tcMar>
              <w:top w:w="80" w:type="dxa"/>
              <w:left w:w="80" w:type="dxa"/>
              <w:bottom w:w="80" w:type="dxa"/>
              <w:right w:w="80" w:type="dxa"/>
            </w:tcMar>
            <w:vAlign w:val="center"/>
          </w:tcPr>
          <w:p w14:paraId="267F8E3E" w14:textId="77777777" w:rsidR="008B20BB" w:rsidRDefault="00000000">
            <w:pPr>
              <w:spacing w:after="0"/>
              <w:rPr>
                <w:ins w:id="791" w:author="Claude" w:date="2026-10-02T09:00:00Z"/>
              </w:rPr>
            </w:pPr>
            <w:ins w:id="792" w:author="Claude" w:date="2026-10-02T09:00:00Z">
              <w:r>
                <w:rPr>
                  <w:sz w:val="15"/>
                </w:rPr>
                <w:t>Touches per AR claim</w:t>
              </w:r>
            </w:ins>
          </w:p>
        </w:tc>
        <w:tc>
          <w:tcPr>
            <w:tcW w:w="1700" w:type="dxa"/>
            <w:tcMar>
              <w:top w:w="80" w:type="dxa"/>
              <w:left w:w="80" w:type="dxa"/>
              <w:bottom w:w="80" w:type="dxa"/>
              <w:right w:w="80" w:type="dxa"/>
            </w:tcMar>
            <w:vAlign w:val="center"/>
          </w:tcPr>
          <w:p w14:paraId="0680ADEE" w14:textId="77777777" w:rsidR="008B20BB" w:rsidRDefault="00000000">
            <w:pPr>
              <w:spacing w:after="0"/>
              <w:rPr>
                <w:ins w:id="793" w:author="Claude" w:date="2026-10-02T09:00:00Z"/>
              </w:rPr>
            </w:pPr>
            <w:ins w:id="794" w:author="Claude" w:date="2026-10-02T09:00:00Z">
              <w:r>
                <w:rPr>
                  <w:sz w:val="15"/>
                </w:rPr>
                <w:t>Decrease</w:t>
              </w:r>
            </w:ins>
          </w:p>
        </w:tc>
        <w:tc>
          <w:tcPr>
            <w:tcW w:w="3200" w:type="dxa"/>
            <w:tcMar>
              <w:top w:w="80" w:type="dxa"/>
              <w:left w:w="80" w:type="dxa"/>
              <w:bottom w:w="80" w:type="dxa"/>
              <w:right w:w="80" w:type="dxa"/>
            </w:tcMar>
            <w:vAlign w:val="center"/>
          </w:tcPr>
          <w:p w14:paraId="119D28EE" w14:textId="77777777" w:rsidR="008B20BB" w:rsidRDefault="00000000">
            <w:pPr>
              <w:spacing w:after="0"/>
              <w:rPr>
                <w:ins w:id="795" w:author="Claude" w:date="2026-10-02T09:00:00Z"/>
              </w:rPr>
            </w:pPr>
            <w:ins w:id="796" w:author="Claude" w:date="2026-10-02T09:00:00Z">
              <w:r>
                <w:rPr>
                  <w:sz w:val="15"/>
                </w:rPr>
                <w:t>Set from baseline touch counts</w:t>
              </w:r>
            </w:ins>
          </w:p>
        </w:tc>
        <w:tc>
          <w:tcPr>
            <w:tcW w:w="3324" w:type="dxa"/>
            <w:tcMar>
              <w:top w:w="80" w:type="dxa"/>
              <w:left w:w="80" w:type="dxa"/>
              <w:bottom w:w="80" w:type="dxa"/>
              <w:right w:w="80" w:type="dxa"/>
            </w:tcMar>
            <w:vAlign w:val="center"/>
          </w:tcPr>
          <w:p w14:paraId="5537DF0B" w14:textId="77777777" w:rsidR="008B20BB" w:rsidRDefault="00000000">
            <w:pPr>
              <w:spacing w:after="0"/>
              <w:rPr>
                <w:ins w:id="797" w:author="Claude" w:date="2026-10-02T09:00:00Z"/>
              </w:rPr>
            </w:pPr>
            <w:ins w:id="798" w:author="Claude" w:date="2026-10-02T09:00:00Z">
              <w:r>
                <w:rPr>
                  <w:sz w:val="15"/>
                </w:rPr>
                <w:t>System touch counts plus a timed sample</w:t>
              </w:r>
            </w:ins>
          </w:p>
        </w:tc>
      </w:tr>
      <w:tr w:rsidR="008B20BB" w14:paraId="63566E79" w14:textId="77777777">
        <w:trPr>
          <w:cantSplit/>
          <w:jc w:val="center"/>
          <w:ins w:id="799" w:author="Claude" w:date="2026-10-02T09:00:00Z"/>
        </w:trPr>
        <w:tc>
          <w:tcPr>
            <w:tcW w:w="2000" w:type="dxa"/>
            <w:tcMar>
              <w:top w:w="80" w:type="dxa"/>
              <w:left w:w="80" w:type="dxa"/>
              <w:bottom w:w="80" w:type="dxa"/>
              <w:right w:w="80" w:type="dxa"/>
            </w:tcMar>
            <w:vAlign w:val="center"/>
          </w:tcPr>
          <w:p w14:paraId="203C385F" w14:textId="77777777" w:rsidR="008B20BB" w:rsidRDefault="00000000">
            <w:pPr>
              <w:spacing w:after="0"/>
              <w:rPr>
                <w:ins w:id="800" w:author="Claude" w:date="2026-10-02T09:00:00Z"/>
              </w:rPr>
            </w:pPr>
            <w:ins w:id="801" w:author="Claude" w:date="2026-10-02T09:00:00Z">
              <w:r>
                <w:rPr>
                  <w:sz w:val="15"/>
                </w:rPr>
                <w:t>Underpayments</w:t>
              </w:r>
            </w:ins>
          </w:p>
        </w:tc>
        <w:tc>
          <w:tcPr>
            <w:tcW w:w="1700" w:type="dxa"/>
            <w:tcMar>
              <w:top w:w="80" w:type="dxa"/>
              <w:left w:w="80" w:type="dxa"/>
              <w:bottom w:w="80" w:type="dxa"/>
              <w:right w:w="80" w:type="dxa"/>
            </w:tcMar>
            <w:vAlign w:val="center"/>
          </w:tcPr>
          <w:p w14:paraId="414B66A2" w14:textId="77777777" w:rsidR="008B20BB" w:rsidRDefault="00000000">
            <w:pPr>
              <w:spacing w:after="0"/>
              <w:rPr>
                <w:ins w:id="802" w:author="Claude" w:date="2026-10-02T09:00:00Z"/>
              </w:rPr>
            </w:pPr>
            <w:ins w:id="803" w:author="Claude" w:date="2026-10-02T09:00:00Z">
              <w:r>
                <w:rPr>
                  <w:sz w:val="15"/>
                </w:rPr>
                <w:t>More identified and converted to cash</w:t>
              </w:r>
            </w:ins>
          </w:p>
        </w:tc>
        <w:tc>
          <w:tcPr>
            <w:tcW w:w="3200" w:type="dxa"/>
            <w:tcMar>
              <w:top w:w="80" w:type="dxa"/>
              <w:left w:w="80" w:type="dxa"/>
              <w:bottom w:w="80" w:type="dxa"/>
              <w:right w:w="80" w:type="dxa"/>
            </w:tcMar>
            <w:vAlign w:val="center"/>
          </w:tcPr>
          <w:p w14:paraId="04AD31B1" w14:textId="77777777" w:rsidR="008B20BB" w:rsidRDefault="00000000">
            <w:pPr>
              <w:spacing w:after="0"/>
              <w:rPr>
                <w:ins w:id="804" w:author="Claude" w:date="2026-10-02T09:00:00Z"/>
              </w:rPr>
            </w:pPr>
            <w:ins w:id="805" w:author="Claude" w:date="2026-10-02T09:00:00Z">
              <w:r>
                <w:rPr>
                  <w:sz w:val="15"/>
                </w:rPr>
                <w:t>Requires a signed-off contract baseline</w:t>
              </w:r>
            </w:ins>
          </w:p>
        </w:tc>
        <w:tc>
          <w:tcPr>
            <w:tcW w:w="3324" w:type="dxa"/>
            <w:tcMar>
              <w:top w:w="80" w:type="dxa"/>
              <w:left w:w="80" w:type="dxa"/>
              <w:bottom w:w="80" w:type="dxa"/>
              <w:right w:w="80" w:type="dxa"/>
            </w:tcMar>
            <w:vAlign w:val="center"/>
          </w:tcPr>
          <w:p w14:paraId="035808CE" w14:textId="77777777" w:rsidR="008B20BB" w:rsidRDefault="00000000">
            <w:pPr>
              <w:spacing w:after="0"/>
              <w:rPr>
                <w:ins w:id="806" w:author="Claude" w:date="2026-10-02T09:00:00Z"/>
              </w:rPr>
            </w:pPr>
            <w:ins w:id="807" w:author="Claude" w:date="2026-10-02T09:00:00Z">
              <w:r>
                <w:rPr>
                  <w:sz w:val="15"/>
                </w:rPr>
                <w:t>Dispute outcome confirmed by payment</w:t>
              </w:r>
            </w:ins>
          </w:p>
        </w:tc>
      </w:tr>
      <w:tr w:rsidR="008B20BB" w14:paraId="19866598" w14:textId="77777777">
        <w:trPr>
          <w:cantSplit/>
          <w:jc w:val="center"/>
          <w:ins w:id="808" w:author="Claude" w:date="2026-10-02T09:00:00Z"/>
        </w:trPr>
        <w:tc>
          <w:tcPr>
            <w:tcW w:w="2000" w:type="dxa"/>
            <w:tcMar>
              <w:top w:w="80" w:type="dxa"/>
              <w:left w:w="80" w:type="dxa"/>
              <w:bottom w:w="80" w:type="dxa"/>
              <w:right w:w="80" w:type="dxa"/>
            </w:tcMar>
            <w:vAlign w:val="center"/>
          </w:tcPr>
          <w:p w14:paraId="05D8F52C" w14:textId="77777777" w:rsidR="008B20BB" w:rsidRDefault="00000000">
            <w:pPr>
              <w:spacing w:after="0"/>
              <w:rPr>
                <w:ins w:id="809" w:author="Claude" w:date="2026-10-02T09:00:00Z"/>
              </w:rPr>
            </w:pPr>
            <w:ins w:id="810" w:author="Claude" w:date="2026-10-02T09:00:00Z">
              <w:r>
                <w:rPr>
                  <w:sz w:val="15"/>
                </w:rPr>
                <w:t>Appeal cycle time</w:t>
              </w:r>
            </w:ins>
          </w:p>
        </w:tc>
        <w:tc>
          <w:tcPr>
            <w:tcW w:w="1700" w:type="dxa"/>
            <w:tcMar>
              <w:top w:w="80" w:type="dxa"/>
              <w:left w:w="80" w:type="dxa"/>
              <w:bottom w:w="80" w:type="dxa"/>
              <w:right w:w="80" w:type="dxa"/>
            </w:tcMar>
            <w:vAlign w:val="center"/>
          </w:tcPr>
          <w:p w14:paraId="6F424AF6" w14:textId="77777777" w:rsidR="008B20BB" w:rsidRDefault="00000000">
            <w:pPr>
              <w:spacing w:after="0"/>
              <w:rPr>
                <w:ins w:id="811" w:author="Claude" w:date="2026-10-02T09:00:00Z"/>
              </w:rPr>
            </w:pPr>
            <w:ins w:id="812" w:author="Claude" w:date="2026-10-02T09:00:00Z">
              <w:r>
                <w:rPr>
                  <w:sz w:val="15"/>
                </w:rPr>
                <w:t>Decrease</w:t>
              </w:r>
            </w:ins>
          </w:p>
        </w:tc>
        <w:tc>
          <w:tcPr>
            <w:tcW w:w="3200" w:type="dxa"/>
            <w:tcMar>
              <w:top w:w="80" w:type="dxa"/>
              <w:left w:w="80" w:type="dxa"/>
              <w:bottom w:w="80" w:type="dxa"/>
              <w:right w:w="80" w:type="dxa"/>
            </w:tcMar>
            <w:vAlign w:val="center"/>
          </w:tcPr>
          <w:p w14:paraId="5D429F20" w14:textId="77777777" w:rsidR="008B20BB" w:rsidRDefault="00000000">
            <w:pPr>
              <w:spacing w:after="0"/>
              <w:rPr>
                <w:ins w:id="813" w:author="Claude" w:date="2026-10-02T09:00:00Z"/>
              </w:rPr>
            </w:pPr>
            <w:ins w:id="814" w:author="Claude" w:date="2026-10-02T09:00:00Z">
              <w:r>
                <w:rPr>
                  <w:sz w:val="15"/>
                </w:rPr>
                <w:t>Set from baseline workflow timestamps</w:t>
              </w:r>
            </w:ins>
          </w:p>
        </w:tc>
        <w:tc>
          <w:tcPr>
            <w:tcW w:w="3324" w:type="dxa"/>
            <w:tcMar>
              <w:top w:w="80" w:type="dxa"/>
              <w:left w:w="80" w:type="dxa"/>
              <w:bottom w:w="80" w:type="dxa"/>
              <w:right w:w="80" w:type="dxa"/>
            </w:tcMar>
            <w:vAlign w:val="center"/>
          </w:tcPr>
          <w:p w14:paraId="5FDF6DDB" w14:textId="77777777" w:rsidR="008B20BB" w:rsidRDefault="00000000">
            <w:pPr>
              <w:spacing w:after="0"/>
              <w:rPr>
                <w:ins w:id="815" w:author="Claude" w:date="2026-10-02T09:00:00Z"/>
              </w:rPr>
            </w:pPr>
            <w:ins w:id="816" w:author="Claude" w:date="2026-10-02T09:00:00Z">
              <w:r>
                <w:rPr>
                  <w:sz w:val="15"/>
                </w:rPr>
                <w:t>Workflow timestamps from denial receipt</w:t>
              </w:r>
            </w:ins>
          </w:p>
        </w:tc>
      </w:tr>
      <w:tr w:rsidR="008B20BB" w14:paraId="452DF6FD" w14:textId="77777777">
        <w:trPr>
          <w:cantSplit/>
          <w:jc w:val="center"/>
          <w:ins w:id="817" w:author="Claude" w:date="2026-10-02T09:00:00Z"/>
        </w:trPr>
        <w:tc>
          <w:tcPr>
            <w:tcW w:w="2000" w:type="dxa"/>
            <w:tcMar>
              <w:top w:w="80" w:type="dxa"/>
              <w:left w:w="80" w:type="dxa"/>
              <w:bottom w:w="80" w:type="dxa"/>
              <w:right w:w="80" w:type="dxa"/>
            </w:tcMar>
            <w:vAlign w:val="center"/>
          </w:tcPr>
          <w:p w14:paraId="53F4356F" w14:textId="77777777" w:rsidR="008B20BB" w:rsidRDefault="00000000">
            <w:pPr>
              <w:spacing w:after="0"/>
              <w:rPr>
                <w:ins w:id="818" w:author="Claude" w:date="2026-10-02T09:00:00Z"/>
              </w:rPr>
            </w:pPr>
            <w:ins w:id="819" w:author="Claude" w:date="2026-10-02T09:00:00Z">
              <w:r>
                <w:rPr>
                  <w:sz w:val="15"/>
                </w:rPr>
                <w:t>AI quality</w:t>
              </w:r>
            </w:ins>
          </w:p>
        </w:tc>
        <w:tc>
          <w:tcPr>
            <w:tcW w:w="1700" w:type="dxa"/>
            <w:tcMar>
              <w:top w:w="80" w:type="dxa"/>
              <w:left w:w="80" w:type="dxa"/>
              <w:bottom w:w="80" w:type="dxa"/>
              <w:right w:w="80" w:type="dxa"/>
            </w:tcMar>
            <w:vAlign w:val="center"/>
          </w:tcPr>
          <w:p w14:paraId="5AB2CC86" w14:textId="77777777" w:rsidR="008B20BB" w:rsidRDefault="00000000">
            <w:pPr>
              <w:spacing w:after="0"/>
              <w:rPr>
                <w:ins w:id="820" w:author="Claude" w:date="2026-10-02T09:00:00Z"/>
              </w:rPr>
            </w:pPr>
            <w:ins w:id="821" w:author="Claude" w:date="2026-10-02T09:00:00Z">
              <w:r>
                <w:rPr>
                  <w:sz w:val="15"/>
                </w:rPr>
                <w:t>Per-workflow thresholds in Appendix A</w:t>
              </w:r>
            </w:ins>
          </w:p>
        </w:tc>
        <w:tc>
          <w:tcPr>
            <w:tcW w:w="3200" w:type="dxa"/>
            <w:tcMar>
              <w:top w:w="80" w:type="dxa"/>
              <w:left w:w="80" w:type="dxa"/>
              <w:bottom w:w="80" w:type="dxa"/>
              <w:right w:w="80" w:type="dxa"/>
            </w:tcMar>
            <w:vAlign w:val="center"/>
          </w:tcPr>
          <w:p w14:paraId="185D0B6C" w14:textId="77777777" w:rsidR="008B20BB" w:rsidRDefault="00000000">
            <w:pPr>
              <w:spacing w:after="0"/>
              <w:rPr>
                <w:ins w:id="822" w:author="Claude" w:date="2026-10-02T09:00:00Z"/>
              </w:rPr>
            </w:pPr>
            <w:ins w:id="823" w:author="Claude" w:date="2026-10-02T09:00:00Z">
              <w:r>
                <w:rPr>
                  <w:sz w:val="15"/>
                </w:rPr>
                <w:t>Fixed before shadow results are reviewed</w:t>
              </w:r>
            </w:ins>
          </w:p>
        </w:tc>
        <w:tc>
          <w:tcPr>
            <w:tcW w:w="3324" w:type="dxa"/>
            <w:tcMar>
              <w:top w:w="80" w:type="dxa"/>
              <w:left w:w="80" w:type="dxa"/>
              <w:bottom w:w="80" w:type="dxa"/>
              <w:right w:w="80" w:type="dxa"/>
            </w:tcMar>
            <w:vAlign w:val="center"/>
          </w:tcPr>
          <w:p w14:paraId="448BE070" w14:textId="77777777" w:rsidR="008B20BB" w:rsidRDefault="00000000">
            <w:pPr>
              <w:spacing w:after="0"/>
              <w:rPr>
                <w:ins w:id="824" w:author="Claude" w:date="2026-10-02T09:00:00Z"/>
              </w:rPr>
            </w:pPr>
            <w:ins w:id="825" w:author="Claude" w:date="2026-10-02T09:00:00Z">
              <w:r>
                <w:rPr>
                  <w:sz w:val="15"/>
                </w:rPr>
                <w:t>Gold-standard set; dollar-weighted error cost; never one global number</w:t>
              </w:r>
            </w:ins>
          </w:p>
        </w:tc>
      </w:tr>
      <w:tr w:rsidR="008B20BB" w14:paraId="240D3065" w14:textId="77777777">
        <w:trPr>
          <w:cantSplit/>
          <w:jc w:val="center"/>
          <w:ins w:id="826" w:author="Claude" w:date="2026-10-02T09:00:00Z"/>
        </w:trPr>
        <w:tc>
          <w:tcPr>
            <w:tcW w:w="2000" w:type="dxa"/>
            <w:tcMar>
              <w:top w:w="80" w:type="dxa"/>
              <w:left w:w="80" w:type="dxa"/>
              <w:bottom w:w="80" w:type="dxa"/>
              <w:right w:w="80" w:type="dxa"/>
            </w:tcMar>
            <w:vAlign w:val="center"/>
          </w:tcPr>
          <w:p w14:paraId="0F691AA2" w14:textId="77777777" w:rsidR="008B20BB" w:rsidRDefault="00000000">
            <w:pPr>
              <w:spacing w:after="0"/>
              <w:rPr>
                <w:ins w:id="827" w:author="Claude" w:date="2026-10-02T09:00:00Z"/>
              </w:rPr>
            </w:pPr>
            <w:ins w:id="828" w:author="Claude" w:date="2026-10-02T09:00:00Z">
              <w:r>
                <w:rPr>
                  <w:sz w:val="15"/>
                </w:rPr>
                <w:t>Reliability</w:t>
              </w:r>
            </w:ins>
          </w:p>
        </w:tc>
        <w:tc>
          <w:tcPr>
            <w:tcW w:w="1700" w:type="dxa"/>
            <w:tcMar>
              <w:top w:w="80" w:type="dxa"/>
              <w:left w:w="80" w:type="dxa"/>
              <w:bottom w:w="80" w:type="dxa"/>
              <w:right w:w="80" w:type="dxa"/>
            </w:tcMar>
            <w:vAlign w:val="center"/>
          </w:tcPr>
          <w:p w14:paraId="4E2F80B5" w14:textId="77777777" w:rsidR="008B20BB" w:rsidRDefault="00000000">
            <w:pPr>
              <w:spacing w:after="0"/>
              <w:rPr>
                <w:ins w:id="829" w:author="Claude" w:date="2026-10-02T09:00:00Z"/>
              </w:rPr>
            </w:pPr>
            <w:ins w:id="830" w:author="Claude" w:date="2026-10-02T09:00:00Z">
              <w:r>
                <w:rPr>
                  <w:sz w:val="15"/>
                </w:rPr>
                <w:t>Service-level objectives per workflow</w:t>
              </w:r>
            </w:ins>
          </w:p>
        </w:tc>
        <w:tc>
          <w:tcPr>
            <w:tcW w:w="3200" w:type="dxa"/>
            <w:tcMar>
              <w:top w:w="80" w:type="dxa"/>
              <w:left w:w="80" w:type="dxa"/>
              <w:bottom w:w="80" w:type="dxa"/>
              <w:right w:w="80" w:type="dxa"/>
            </w:tcMar>
            <w:vAlign w:val="center"/>
          </w:tcPr>
          <w:p w14:paraId="0F698104" w14:textId="77777777" w:rsidR="008B20BB" w:rsidRDefault="00000000">
            <w:pPr>
              <w:spacing w:after="0"/>
              <w:rPr>
                <w:ins w:id="831" w:author="Claude" w:date="2026-10-02T09:00:00Z"/>
              </w:rPr>
            </w:pPr>
            <w:ins w:id="832" w:author="Claude" w:date="2026-10-02T09:00:00Z">
              <w:r>
                <w:rPr>
                  <w:sz w:val="15"/>
                </w:rPr>
                <w:t>Set by the Engineering lead against client contracts</w:t>
              </w:r>
            </w:ins>
          </w:p>
        </w:tc>
        <w:tc>
          <w:tcPr>
            <w:tcW w:w="3324" w:type="dxa"/>
            <w:tcMar>
              <w:top w:w="80" w:type="dxa"/>
              <w:left w:w="80" w:type="dxa"/>
              <w:bottom w:w="80" w:type="dxa"/>
              <w:right w:w="80" w:type="dxa"/>
            </w:tcMar>
            <w:vAlign w:val="center"/>
          </w:tcPr>
          <w:p w14:paraId="5D872116" w14:textId="77777777" w:rsidR="008B20BB" w:rsidRDefault="00000000">
            <w:pPr>
              <w:spacing w:after="0"/>
              <w:rPr>
                <w:ins w:id="833" w:author="Claude" w:date="2026-10-02T09:00:00Z"/>
              </w:rPr>
            </w:pPr>
            <w:ins w:id="834" w:author="Claude" w:date="2026-10-02T09:00:00Z">
              <w:r>
                <w:rPr>
                  <w:sz w:val="15"/>
                </w:rPr>
                <w:t>Run history; source-system downtime separated from platform failure</w:t>
              </w:r>
            </w:ins>
          </w:p>
        </w:tc>
      </w:tr>
      <w:tr w:rsidR="008B20BB" w14:paraId="552FCE22" w14:textId="77777777">
        <w:trPr>
          <w:cantSplit/>
          <w:jc w:val="center"/>
          <w:ins w:id="835" w:author="Claude" w:date="2026-10-02T09:00:00Z"/>
        </w:trPr>
        <w:tc>
          <w:tcPr>
            <w:tcW w:w="2000" w:type="dxa"/>
            <w:tcMar>
              <w:top w:w="80" w:type="dxa"/>
              <w:left w:w="80" w:type="dxa"/>
              <w:bottom w:w="80" w:type="dxa"/>
              <w:right w:w="80" w:type="dxa"/>
            </w:tcMar>
            <w:vAlign w:val="center"/>
          </w:tcPr>
          <w:p w14:paraId="29065FA5" w14:textId="77777777" w:rsidR="008B20BB" w:rsidRDefault="00000000">
            <w:pPr>
              <w:spacing w:after="0"/>
              <w:rPr>
                <w:ins w:id="836" w:author="Claude" w:date="2026-10-02T09:00:00Z"/>
              </w:rPr>
            </w:pPr>
            <w:ins w:id="837" w:author="Claude" w:date="2026-10-02T09:00:00Z">
              <w:r>
                <w:rPr>
                  <w:sz w:val="15"/>
                </w:rPr>
                <w:t>Governance</w:t>
              </w:r>
            </w:ins>
          </w:p>
        </w:tc>
        <w:tc>
          <w:tcPr>
            <w:tcW w:w="1700" w:type="dxa"/>
            <w:tcMar>
              <w:top w:w="80" w:type="dxa"/>
              <w:left w:w="80" w:type="dxa"/>
              <w:bottom w:w="80" w:type="dxa"/>
              <w:right w:w="80" w:type="dxa"/>
            </w:tcMar>
            <w:vAlign w:val="center"/>
          </w:tcPr>
          <w:p w14:paraId="74900552" w14:textId="77777777" w:rsidR="008B20BB" w:rsidRDefault="00000000">
            <w:pPr>
              <w:spacing w:after="0"/>
              <w:rPr>
                <w:ins w:id="838" w:author="Claude" w:date="2026-10-02T09:00:00Z"/>
              </w:rPr>
            </w:pPr>
            <w:ins w:id="839" w:author="Claude" w:date="2026-10-02T09:00:00Z">
              <w:r>
                <w:rPr>
                  <w:sz w:val="15"/>
                </w:rPr>
                <w:t>Zero unauthorized high-risk actions; complete audit record for every action</w:t>
              </w:r>
            </w:ins>
          </w:p>
        </w:tc>
        <w:tc>
          <w:tcPr>
            <w:tcW w:w="3200" w:type="dxa"/>
            <w:tcMar>
              <w:top w:w="80" w:type="dxa"/>
              <w:left w:w="80" w:type="dxa"/>
              <w:bottom w:w="80" w:type="dxa"/>
              <w:right w:w="80" w:type="dxa"/>
            </w:tcMar>
            <w:vAlign w:val="center"/>
          </w:tcPr>
          <w:p w14:paraId="54290676" w14:textId="77777777" w:rsidR="008B20BB" w:rsidRDefault="00000000">
            <w:pPr>
              <w:spacing w:after="0"/>
              <w:rPr>
                <w:ins w:id="840" w:author="Claude" w:date="2026-10-02T09:00:00Z"/>
              </w:rPr>
            </w:pPr>
            <w:ins w:id="841" w:author="Claude" w:date="2026-10-02T09:00:00Z">
              <w:r>
                <w:rPr>
                  <w:sz w:val="15"/>
                </w:rPr>
                <w:t>As stated in the scorecard above</w:t>
              </w:r>
            </w:ins>
          </w:p>
        </w:tc>
        <w:tc>
          <w:tcPr>
            <w:tcW w:w="3324" w:type="dxa"/>
            <w:tcMar>
              <w:top w:w="80" w:type="dxa"/>
              <w:left w:w="80" w:type="dxa"/>
              <w:bottom w:w="80" w:type="dxa"/>
              <w:right w:w="80" w:type="dxa"/>
            </w:tcMar>
            <w:vAlign w:val="center"/>
          </w:tcPr>
          <w:p w14:paraId="44E9B775" w14:textId="77777777" w:rsidR="008B20BB" w:rsidRDefault="00000000">
            <w:pPr>
              <w:spacing w:after="0"/>
              <w:rPr>
                <w:ins w:id="842" w:author="Claude" w:date="2026-10-02T09:00:00Z"/>
              </w:rPr>
            </w:pPr>
            <w:ins w:id="843" w:author="Claude" w:date="2026-10-02T09:00:00Z">
              <w:r>
                <w:rPr>
                  <w:sz w:val="15"/>
                </w:rPr>
                <w:t>Audit completeness checks</w:t>
              </w:r>
            </w:ins>
          </w:p>
        </w:tc>
      </w:tr>
      <w:tr w:rsidR="008B20BB" w14:paraId="41F45156" w14:textId="77777777">
        <w:trPr>
          <w:cantSplit/>
          <w:jc w:val="center"/>
          <w:ins w:id="844" w:author="Claude" w:date="2026-10-02T09:00:00Z"/>
        </w:trPr>
        <w:tc>
          <w:tcPr>
            <w:tcW w:w="2000" w:type="dxa"/>
            <w:tcMar>
              <w:top w:w="80" w:type="dxa"/>
              <w:left w:w="80" w:type="dxa"/>
              <w:bottom w:w="80" w:type="dxa"/>
              <w:right w:w="80" w:type="dxa"/>
            </w:tcMar>
            <w:vAlign w:val="center"/>
          </w:tcPr>
          <w:p w14:paraId="2603C4E5" w14:textId="77777777" w:rsidR="008B20BB" w:rsidRDefault="00000000">
            <w:pPr>
              <w:spacing w:after="0"/>
              <w:rPr>
                <w:ins w:id="845" w:author="Claude" w:date="2026-10-02T09:00:00Z"/>
              </w:rPr>
            </w:pPr>
            <w:ins w:id="846" w:author="Claude" w:date="2026-10-02T09:00:00Z">
              <w:r>
                <w:rPr>
                  <w:sz w:val="15"/>
                </w:rPr>
                <w:t>Commercial proof (Decision 10)</w:t>
              </w:r>
            </w:ins>
          </w:p>
        </w:tc>
        <w:tc>
          <w:tcPr>
            <w:tcW w:w="1700" w:type="dxa"/>
            <w:tcMar>
              <w:top w:w="80" w:type="dxa"/>
              <w:left w:w="80" w:type="dxa"/>
              <w:bottom w:w="80" w:type="dxa"/>
              <w:right w:w="80" w:type="dxa"/>
            </w:tcMar>
            <w:vAlign w:val="center"/>
          </w:tcPr>
          <w:p w14:paraId="79A55729" w14:textId="77777777" w:rsidR="008B20BB" w:rsidRDefault="00000000">
            <w:pPr>
              <w:spacing w:after="0"/>
              <w:rPr>
                <w:ins w:id="847" w:author="Claude" w:date="2026-10-02T09:00:00Z"/>
              </w:rPr>
            </w:pPr>
            <w:ins w:id="848" w:author="Claude" w:date="2026-10-02T09:00:00Z">
              <w:r>
                <w:rPr>
                  <w:sz w:val="15"/>
                </w:rPr>
                <w:t>Minimum measured outcome to be defined</w:t>
              </w:r>
            </w:ins>
          </w:p>
        </w:tc>
        <w:tc>
          <w:tcPr>
            <w:tcW w:w="3200" w:type="dxa"/>
            <w:tcMar>
              <w:top w:w="80" w:type="dxa"/>
              <w:left w:w="80" w:type="dxa"/>
              <w:bottom w:w="80" w:type="dxa"/>
              <w:right w:w="80" w:type="dxa"/>
            </w:tcMar>
            <w:vAlign w:val="center"/>
          </w:tcPr>
          <w:p w14:paraId="570DB528" w14:textId="77777777" w:rsidR="008B20BB" w:rsidRDefault="00000000">
            <w:pPr>
              <w:spacing w:after="0"/>
              <w:rPr>
                <w:ins w:id="849" w:author="Claude" w:date="2026-10-02T09:00:00Z"/>
              </w:rPr>
            </w:pPr>
            <w:ins w:id="850" w:author="Claude" w:date="2026-10-02T09:00:00Z">
              <w:r>
                <w:rPr>
                  <w:sz w:val="15"/>
                </w:rPr>
                <w:t>Set by Leadership and Finance from design-partner baseline and unit economics, before go-live</w:t>
              </w:r>
            </w:ins>
          </w:p>
        </w:tc>
        <w:tc>
          <w:tcPr>
            <w:tcW w:w="3324" w:type="dxa"/>
            <w:tcMar>
              <w:top w:w="80" w:type="dxa"/>
              <w:left w:w="80" w:type="dxa"/>
              <w:bottom w:w="80" w:type="dxa"/>
              <w:right w:w="80" w:type="dxa"/>
            </w:tcMar>
            <w:vAlign w:val="center"/>
          </w:tcPr>
          <w:p w14:paraId="43EBA3B6" w14:textId="77777777" w:rsidR="008B20BB" w:rsidRDefault="00000000">
            <w:pPr>
              <w:spacing w:after="0"/>
              <w:rPr>
                <w:ins w:id="851" w:author="Claude" w:date="2026-10-02T09:00:00Z"/>
              </w:rPr>
            </w:pPr>
            <w:ins w:id="852" w:author="Claude" w:date="2026-10-02T09:00:00Z">
              <w:r>
                <w:rPr>
                  <w:sz w:val="15"/>
                </w:rPr>
                <w:t>Attribution method accepted by the client</w:t>
              </w:r>
            </w:ins>
          </w:p>
        </w:tc>
      </w:tr>
    </w:tbl>
    <w:p w14:paraId="54E13060" w14:textId="77777777" w:rsidR="008B20BB" w:rsidRDefault="008B20BB">
      <w:pPr>
        <w:spacing w:before="160"/>
        <w:rPr>
          <w:ins w:id="853" w:author="Claude" w:date="2026-10-02T09:00:00Z"/>
        </w:rPr>
      </w:pPr>
    </w:p>
    <w:p w14:paraId="5E09AE70" w14:textId="77777777" w:rsidR="00DA0C49" w:rsidRDefault="00B10EEA">
      <w:pPr>
        <w:pStyle w:val="Heading1"/>
      </w:pPr>
      <w:bookmarkStart w:id="854" w:name="_Toc9000019"/>
      <w:bookmarkStart w:id="855" w:name="_Toc242031681"/>
      <w:r>
        <w:t>14. Phase 2 intelligent automation backlog</w:t>
      </w:r>
      <w:bookmarkEnd w:id="854"/>
      <w:bookmarkEnd w:id="855"/>
    </w:p>
    <w:p w14:paraId="3475D72E" w14:textId="77777777" w:rsidR="00DA0C49" w:rsidRDefault="00B10EEA">
      <w:r>
        <w:t>After the MVP foundation is stable, the following capabilities can materially increase defensibility and value:</w:t>
      </w:r>
    </w:p>
    <w:p w14:paraId="27CCC70B" w14:textId="77777777" w:rsidR="00DA0C49" w:rsidRDefault="00B10EEA">
      <w:pPr>
        <w:pStyle w:val="ListBullet"/>
        <w:spacing w:after="60"/>
      </w:pPr>
      <w:r>
        <w:t>Prior authorization packet assembly with clinical-document completeness checks and unit/expiry optimization.</w:t>
      </w:r>
    </w:p>
    <w:p w14:paraId="75FCC7D6" w14:textId="77777777" w:rsidR="00DA0C49" w:rsidRDefault="00B10EEA">
      <w:pPr>
        <w:pStyle w:val="ListBullet"/>
        <w:spacing w:after="60"/>
      </w:pPr>
      <w:r>
        <w:t>Specialty-specific coding and charge-capture models with coder QA sampling and provider education feedback.</w:t>
      </w:r>
    </w:p>
    <w:p w14:paraId="7D8B4A95" w14:textId="77777777" w:rsidR="00DA0C49" w:rsidRDefault="00B10EEA">
      <w:pPr>
        <w:pStyle w:val="ListBullet"/>
        <w:spacing w:after="60"/>
      </w:pPr>
      <w:r>
        <w:t>Payer call assistant / voice workflow that prepares context, transcribes calls, extracts reference numbers and updates the case; autonomous calling only after compliance and reliability review.</w:t>
      </w:r>
    </w:p>
    <w:p w14:paraId="63B9416B" w14:textId="77777777" w:rsidR="00DA0C49" w:rsidRDefault="00B10EEA">
      <w:pPr>
        <w:pStyle w:val="ListBullet"/>
        <w:spacing w:after="60"/>
      </w:pPr>
      <w:r>
        <w:t>Patient payment propensity and personalized outreach, with explicit fairness and consumer communication controls.</w:t>
      </w:r>
    </w:p>
    <w:p w14:paraId="550F997C" w14:textId="77777777" w:rsidR="00DA0C49" w:rsidRDefault="00B10EEA">
      <w:pPr>
        <w:pStyle w:val="ListBullet"/>
        <w:spacing w:after="60"/>
      </w:pPr>
      <w:r>
        <w:t>Automated refund/credit-balance investigation with approval controls.</w:t>
      </w:r>
    </w:p>
    <w:p w14:paraId="52800E4D" w14:textId="77777777" w:rsidR="00DA0C49" w:rsidRDefault="00B10EEA">
      <w:pPr>
        <w:pStyle w:val="ListBullet"/>
        <w:spacing w:after="60"/>
      </w:pPr>
      <w:r>
        <w:t>Provider/location enrollment risk prediction before claim submission.</w:t>
      </w:r>
    </w:p>
    <w:p w14:paraId="15B17B2A" w14:textId="77777777" w:rsidR="00DA0C49" w:rsidRDefault="00B10EEA">
      <w:pPr>
        <w:pStyle w:val="ListBullet"/>
        <w:spacing w:after="60"/>
      </w:pPr>
      <w:r>
        <w:t>Cross-client anonymized payer performance benchmarks where contracts, privacy and statistical thresholds permit.</w:t>
      </w:r>
    </w:p>
    <w:p w14:paraId="54CEAFE8" w14:textId="77777777" w:rsidR="00DA0C49" w:rsidRDefault="00B10EEA">
      <w:pPr>
        <w:pStyle w:val="ListBullet"/>
        <w:spacing w:after="60"/>
      </w:pPr>
      <w:r>
        <w:t>Revenue leakage discovery across 837/835/ATB and database data using anomaly detection by service line, payer, CPT, provider and location.</w:t>
      </w:r>
    </w:p>
    <w:p w14:paraId="183F3339" w14:textId="77777777" w:rsidR="00DA0C49" w:rsidRDefault="00B10EEA">
      <w:pPr>
        <w:pStyle w:val="ListBullet"/>
        <w:spacing w:after="60"/>
      </w:pPr>
      <w:r>
        <w:t>RCM “what-if” planning: simulate payer mix, staffing, denial reduction, fee schedule changes or workflow automation impact on monthly cash.</w:t>
      </w:r>
    </w:p>
    <w:p w14:paraId="4B9CC050" w14:textId="77777777" w:rsidR="00DA0C49" w:rsidRDefault="00B10EEA">
      <w:pPr>
        <w:pStyle w:val="ListBullet"/>
        <w:spacing w:after="60"/>
      </w:pPr>
      <w:r>
        <w:t>Enterprise APIs / agent interface so approved client assistants can query RCM state and request governed actions through KrisnnAI.</w:t>
      </w:r>
    </w:p>
    <w:p w14:paraId="578A9627" w14:textId="77777777" w:rsidR="00DA0C49" w:rsidRDefault="00B10EEA">
      <w:pPr>
        <w:pStyle w:val="Heading1"/>
      </w:pPr>
      <w:bookmarkStart w:id="856" w:name="_Toc9000020"/>
      <w:bookmarkStart w:id="857" w:name="_Toc242031682"/>
      <w:r>
        <w:t>15. Minimum product team for the next 180 days</w:t>
      </w:r>
      <w:bookmarkEnd w:id="856"/>
      <w:bookmarkEnd w:id="857"/>
    </w:p>
    <w:tbl>
      <w:tblPr>
        <w:tblStyle w:val="TableGrid"/>
        <w:tblW w:w="0" w:type="auto"/>
        <w:jc w:val="center"/>
        <w:tblLook w:val="04A0" w:firstRow="1" w:lastRow="0" w:firstColumn="1" w:lastColumn="0" w:noHBand="0" w:noVBand="1"/>
      </w:tblPr>
      <w:tblGrid>
        <w:gridCol w:w="3404"/>
        <w:gridCol w:w="3406"/>
        <w:gridCol w:w="3404"/>
      </w:tblGrid>
      <w:tr w:rsidR="00DA0C49" w14:paraId="114AE879" w14:textId="77777777">
        <w:trPr>
          <w:cantSplit/>
          <w:tblHeader/>
          <w:jc w:val="center"/>
        </w:trPr>
        <w:tc>
          <w:tcPr>
            <w:tcW w:w="3408" w:type="dxa"/>
            <w:shd w:val="clear" w:color="auto" w:fill="17365D"/>
            <w:tcMar>
              <w:top w:w="80" w:type="dxa"/>
              <w:left w:w="80" w:type="dxa"/>
              <w:bottom w:w="80" w:type="dxa"/>
              <w:right w:w="80" w:type="dxa"/>
            </w:tcMar>
            <w:vAlign w:val="center"/>
          </w:tcPr>
          <w:p w14:paraId="7AAF2EE1" w14:textId="77777777" w:rsidR="00DA0C49" w:rsidRDefault="00B10EEA">
            <w:pPr>
              <w:spacing w:after="0"/>
            </w:pPr>
            <w:r>
              <w:rPr>
                <w:b/>
                <w:color w:val="FFFFFF"/>
                <w:sz w:val="15"/>
              </w:rPr>
              <w:t>Role</w:t>
            </w:r>
          </w:p>
        </w:tc>
        <w:tc>
          <w:tcPr>
            <w:tcW w:w="3408" w:type="dxa"/>
            <w:shd w:val="clear" w:color="auto" w:fill="17365D"/>
            <w:tcMar>
              <w:top w:w="80" w:type="dxa"/>
              <w:left w:w="80" w:type="dxa"/>
              <w:bottom w:w="80" w:type="dxa"/>
              <w:right w:w="80" w:type="dxa"/>
            </w:tcMar>
            <w:vAlign w:val="center"/>
          </w:tcPr>
          <w:p w14:paraId="2DA67057" w14:textId="77777777" w:rsidR="00DA0C49" w:rsidRDefault="00B10EEA">
            <w:pPr>
              <w:spacing w:after="0"/>
            </w:pPr>
            <w:r>
              <w:rPr>
                <w:b/>
                <w:color w:val="FFFFFF"/>
                <w:sz w:val="15"/>
              </w:rPr>
              <w:t>Primary responsibility</w:t>
            </w:r>
          </w:p>
        </w:tc>
        <w:tc>
          <w:tcPr>
            <w:tcW w:w="3408" w:type="dxa"/>
            <w:shd w:val="clear" w:color="auto" w:fill="17365D"/>
            <w:tcMar>
              <w:top w:w="80" w:type="dxa"/>
              <w:left w:w="80" w:type="dxa"/>
              <w:bottom w:w="80" w:type="dxa"/>
              <w:right w:w="80" w:type="dxa"/>
            </w:tcMar>
            <w:vAlign w:val="center"/>
          </w:tcPr>
          <w:p w14:paraId="65308428" w14:textId="77777777" w:rsidR="00DA0C49" w:rsidRDefault="00B10EEA">
            <w:pPr>
              <w:spacing w:after="0"/>
            </w:pPr>
            <w:r>
              <w:rPr>
                <w:b/>
                <w:color w:val="FFFFFF"/>
                <w:sz w:val="15"/>
              </w:rPr>
              <w:t>Immediate deliverable</w:t>
            </w:r>
          </w:p>
        </w:tc>
      </w:tr>
      <w:tr w:rsidR="00DA0C49" w14:paraId="2F9AF3A1" w14:textId="77777777">
        <w:trPr>
          <w:cantSplit/>
          <w:jc w:val="center"/>
        </w:trPr>
        <w:tc>
          <w:tcPr>
            <w:tcW w:w="3408" w:type="dxa"/>
            <w:tcMar>
              <w:top w:w="80" w:type="dxa"/>
              <w:left w:w="80" w:type="dxa"/>
              <w:bottom w:w="80" w:type="dxa"/>
              <w:right w:w="80" w:type="dxa"/>
            </w:tcMar>
            <w:vAlign w:val="center"/>
          </w:tcPr>
          <w:p w14:paraId="01C519B1" w14:textId="77777777" w:rsidR="00DA0C49" w:rsidRDefault="00B10EEA">
            <w:pPr>
              <w:spacing w:after="0"/>
            </w:pPr>
            <w:r>
              <w:rPr>
                <w:sz w:val="15"/>
              </w:rPr>
              <w:t>Product lead / RCM product owner</w:t>
            </w:r>
          </w:p>
        </w:tc>
        <w:tc>
          <w:tcPr>
            <w:tcW w:w="3408" w:type="dxa"/>
            <w:tcMar>
              <w:top w:w="80" w:type="dxa"/>
              <w:left w:w="80" w:type="dxa"/>
              <w:bottom w:w="80" w:type="dxa"/>
              <w:right w:w="80" w:type="dxa"/>
            </w:tcMar>
            <w:vAlign w:val="center"/>
          </w:tcPr>
          <w:p w14:paraId="01774377" w14:textId="77777777" w:rsidR="00DA0C49" w:rsidRDefault="00B10EEA">
            <w:pPr>
              <w:spacing w:after="0"/>
            </w:pPr>
            <w:r>
              <w:rPr>
                <w:sz w:val="15"/>
              </w:rPr>
              <w:t>Prioritize workflows, define product state model, acceptance criteria and client operating model</w:t>
            </w:r>
          </w:p>
        </w:tc>
        <w:tc>
          <w:tcPr>
            <w:tcW w:w="3408" w:type="dxa"/>
            <w:tcMar>
              <w:top w:w="80" w:type="dxa"/>
              <w:left w:w="80" w:type="dxa"/>
              <w:bottom w:w="80" w:type="dxa"/>
              <w:right w:w="80" w:type="dxa"/>
            </w:tcMar>
            <w:vAlign w:val="center"/>
          </w:tcPr>
          <w:p w14:paraId="5763ED7F" w14:textId="77777777" w:rsidR="00DA0C49" w:rsidRDefault="00B10EEA">
            <w:pPr>
              <w:spacing w:after="0"/>
            </w:pPr>
            <w:r>
              <w:rPr>
                <w:sz w:val="15"/>
              </w:rPr>
              <w:t>MVP workflow charter and release backlog</w:t>
            </w:r>
          </w:p>
        </w:tc>
      </w:tr>
      <w:tr w:rsidR="00DA0C49" w14:paraId="39DF0D1E" w14:textId="77777777">
        <w:trPr>
          <w:cantSplit/>
          <w:jc w:val="center"/>
        </w:trPr>
        <w:tc>
          <w:tcPr>
            <w:tcW w:w="3408" w:type="dxa"/>
            <w:shd w:val="clear" w:color="auto" w:fill="F3F6F9"/>
            <w:tcMar>
              <w:top w:w="80" w:type="dxa"/>
              <w:left w:w="80" w:type="dxa"/>
              <w:bottom w:w="80" w:type="dxa"/>
              <w:right w:w="80" w:type="dxa"/>
            </w:tcMar>
            <w:vAlign w:val="center"/>
          </w:tcPr>
          <w:p w14:paraId="66812DB2" w14:textId="77777777" w:rsidR="00DA0C49" w:rsidRDefault="00B10EEA">
            <w:pPr>
              <w:spacing w:after="0"/>
            </w:pPr>
            <w:r>
              <w:rPr>
                <w:sz w:val="15"/>
              </w:rPr>
              <w:t>RCM domain lead</w:t>
            </w:r>
          </w:p>
        </w:tc>
        <w:tc>
          <w:tcPr>
            <w:tcW w:w="3408" w:type="dxa"/>
            <w:shd w:val="clear" w:color="auto" w:fill="F3F6F9"/>
            <w:tcMar>
              <w:top w:w="80" w:type="dxa"/>
              <w:left w:w="80" w:type="dxa"/>
              <w:bottom w:w="80" w:type="dxa"/>
              <w:right w:w="80" w:type="dxa"/>
            </w:tcMar>
            <w:vAlign w:val="center"/>
          </w:tcPr>
          <w:p w14:paraId="04C2E713" w14:textId="77777777" w:rsidR="00DA0C49" w:rsidRDefault="00B10EEA">
            <w:pPr>
              <w:spacing w:after="0"/>
            </w:pPr>
            <w:r>
              <w:rPr>
                <w:sz w:val="15"/>
              </w:rPr>
              <w:t>Payer/denial/appeal/underpayment rules, SOPs, labels and QA</w:t>
            </w:r>
          </w:p>
        </w:tc>
        <w:tc>
          <w:tcPr>
            <w:tcW w:w="3408" w:type="dxa"/>
            <w:shd w:val="clear" w:color="auto" w:fill="F3F6F9"/>
            <w:tcMar>
              <w:top w:w="80" w:type="dxa"/>
              <w:left w:w="80" w:type="dxa"/>
              <w:bottom w:w="80" w:type="dxa"/>
              <w:right w:w="80" w:type="dxa"/>
            </w:tcMar>
            <w:vAlign w:val="center"/>
          </w:tcPr>
          <w:p w14:paraId="44277C79" w14:textId="77777777" w:rsidR="00DA0C49" w:rsidRDefault="00B10EEA">
            <w:pPr>
              <w:spacing w:after="0"/>
            </w:pPr>
            <w:r>
              <w:rPr>
                <w:sz w:val="15"/>
              </w:rPr>
              <w:t>Denial taxonomy + gold-standard test cases</w:t>
            </w:r>
          </w:p>
        </w:tc>
      </w:tr>
      <w:tr w:rsidR="00DA0C49" w14:paraId="71A87B71" w14:textId="77777777">
        <w:trPr>
          <w:cantSplit/>
          <w:jc w:val="center"/>
        </w:trPr>
        <w:tc>
          <w:tcPr>
            <w:tcW w:w="3408" w:type="dxa"/>
            <w:tcMar>
              <w:top w:w="80" w:type="dxa"/>
              <w:left w:w="80" w:type="dxa"/>
              <w:bottom w:w="80" w:type="dxa"/>
              <w:right w:w="80" w:type="dxa"/>
            </w:tcMar>
            <w:vAlign w:val="center"/>
          </w:tcPr>
          <w:p w14:paraId="3D070599" w14:textId="77777777" w:rsidR="00DA0C49" w:rsidRDefault="00B10EEA">
            <w:pPr>
              <w:spacing w:after="0"/>
            </w:pPr>
            <w:r>
              <w:rPr>
                <w:sz w:val="15"/>
              </w:rPr>
              <w:t>Data architect / engineer</w:t>
            </w:r>
          </w:p>
        </w:tc>
        <w:tc>
          <w:tcPr>
            <w:tcW w:w="3408" w:type="dxa"/>
            <w:tcMar>
              <w:top w:w="80" w:type="dxa"/>
              <w:left w:w="80" w:type="dxa"/>
              <w:bottom w:w="80" w:type="dxa"/>
              <w:right w:w="80" w:type="dxa"/>
            </w:tcMar>
            <w:vAlign w:val="center"/>
          </w:tcPr>
          <w:p w14:paraId="516EA648" w14:textId="77777777" w:rsidR="00DA0C49" w:rsidRDefault="00B10EEA">
            <w:pPr>
              <w:spacing w:after="0"/>
            </w:pPr>
            <w:r>
              <w:rPr>
                <w:sz w:val="15"/>
              </w:rPr>
              <w:t>Canonical data model, ingestion, reconciliation, event history</w:t>
            </w:r>
          </w:p>
        </w:tc>
        <w:tc>
          <w:tcPr>
            <w:tcW w:w="3408" w:type="dxa"/>
            <w:tcMar>
              <w:top w:w="80" w:type="dxa"/>
              <w:left w:w="80" w:type="dxa"/>
              <w:bottom w:w="80" w:type="dxa"/>
              <w:right w:w="80" w:type="dxa"/>
            </w:tcMar>
            <w:vAlign w:val="center"/>
          </w:tcPr>
          <w:p w14:paraId="1CEE00FC" w14:textId="77777777" w:rsidR="00DA0C49" w:rsidRDefault="00B10EEA">
            <w:pPr>
              <w:spacing w:after="0"/>
            </w:pPr>
            <w:r>
              <w:rPr>
                <w:sz w:val="15"/>
              </w:rPr>
              <w:t>Client data adapter + normalized RCM model</w:t>
            </w:r>
          </w:p>
        </w:tc>
      </w:tr>
      <w:tr w:rsidR="00DA0C49" w14:paraId="1BD8F143" w14:textId="77777777">
        <w:trPr>
          <w:cantSplit/>
          <w:jc w:val="center"/>
        </w:trPr>
        <w:tc>
          <w:tcPr>
            <w:tcW w:w="3408" w:type="dxa"/>
            <w:shd w:val="clear" w:color="auto" w:fill="F3F6F9"/>
            <w:tcMar>
              <w:top w:w="80" w:type="dxa"/>
              <w:left w:w="80" w:type="dxa"/>
              <w:bottom w:w="80" w:type="dxa"/>
              <w:right w:w="80" w:type="dxa"/>
            </w:tcMar>
            <w:vAlign w:val="center"/>
          </w:tcPr>
          <w:p w14:paraId="67948B38" w14:textId="77777777" w:rsidR="00DA0C49" w:rsidRDefault="00B10EEA">
            <w:pPr>
              <w:spacing w:after="0"/>
            </w:pPr>
            <w:r>
              <w:rPr>
                <w:sz w:val="15"/>
              </w:rPr>
              <w:lastRenderedPageBreak/>
              <w:t>Backend / workflow engineer</w:t>
            </w:r>
          </w:p>
        </w:tc>
        <w:tc>
          <w:tcPr>
            <w:tcW w:w="3408" w:type="dxa"/>
            <w:shd w:val="clear" w:color="auto" w:fill="F3F6F9"/>
            <w:tcMar>
              <w:top w:w="80" w:type="dxa"/>
              <w:left w:w="80" w:type="dxa"/>
              <w:bottom w:w="80" w:type="dxa"/>
              <w:right w:w="80" w:type="dxa"/>
            </w:tcMar>
            <w:vAlign w:val="center"/>
          </w:tcPr>
          <w:p w14:paraId="48ADD635" w14:textId="77777777" w:rsidR="00DA0C49" w:rsidRDefault="00B10EEA">
            <w:pPr>
              <w:spacing w:after="0"/>
            </w:pPr>
            <w:r>
              <w:rPr>
                <w:sz w:val="15"/>
              </w:rPr>
              <w:t>Orchestration, policy engine, action adapters, retries/idempotency</w:t>
            </w:r>
          </w:p>
        </w:tc>
        <w:tc>
          <w:tcPr>
            <w:tcW w:w="3408" w:type="dxa"/>
            <w:shd w:val="clear" w:color="auto" w:fill="F3F6F9"/>
            <w:tcMar>
              <w:top w:w="80" w:type="dxa"/>
              <w:left w:w="80" w:type="dxa"/>
              <w:bottom w:w="80" w:type="dxa"/>
              <w:right w:w="80" w:type="dxa"/>
            </w:tcMar>
            <w:vAlign w:val="center"/>
          </w:tcPr>
          <w:p w14:paraId="4FFF9A8D" w14:textId="77777777" w:rsidR="00DA0C49" w:rsidRDefault="00B10EEA">
            <w:pPr>
              <w:spacing w:after="0"/>
            </w:pPr>
            <w:r>
              <w:rPr>
                <w:sz w:val="15"/>
              </w:rPr>
              <w:t>Durable workflow platform</w:t>
            </w:r>
          </w:p>
        </w:tc>
      </w:tr>
      <w:tr w:rsidR="00DA0C49" w14:paraId="4101454C" w14:textId="77777777">
        <w:trPr>
          <w:cantSplit/>
          <w:jc w:val="center"/>
        </w:trPr>
        <w:tc>
          <w:tcPr>
            <w:tcW w:w="3408" w:type="dxa"/>
            <w:tcMar>
              <w:top w:w="80" w:type="dxa"/>
              <w:left w:w="80" w:type="dxa"/>
              <w:bottom w:w="80" w:type="dxa"/>
              <w:right w:w="80" w:type="dxa"/>
            </w:tcMar>
            <w:vAlign w:val="center"/>
          </w:tcPr>
          <w:p w14:paraId="6CAC493D" w14:textId="77777777" w:rsidR="00DA0C49" w:rsidRDefault="00B10EEA">
            <w:pPr>
              <w:spacing w:after="0"/>
            </w:pPr>
            <w:r>
              <w:rPr>
                <w:sz w:val="15"/>
              </w:rPr>
              <w:t>AI/ML engineer</w:t>
            </w:r>
          </w:p>
        </w:tc>
        <w:tc>
          <w:tcPr>
            <w:tcW w:w="3408" w:type="dxa"/>
            <w:tcMar>
              <w:top w:w="80" w:type="dxa"/>
              <w:left w:w="80" w:type="dxa"/>
              <w:bottom w:w="80" w:type="dxa"/>
              <w:right w:w="80" w:type="dxa"/>
            </w:tcMar>
            <w:vAlign w:val="center"/>
          </w:tcPr>
          <w:p w14:paraId="2882A851" w14:textId="77777777" w:rsidR="00DA0C49" w:rsidRDefault="00B10EEA">
            <w:pPr>
              <w:spacing w:after="0"/>
            </w:pPr>
            <w:r>
              <w:rPr>
                <w:sz w:val="15"/>
              </w:rPr>
              <w:t>Extraction, classification, prediction, evaluation, model abstraction</w:t>
            </w:r>
          </w:p>
        </w:tc>
        <w:tc>
          <w:tcPr>
            <w:tcW w:w="3408" w:type="dxa"/>
            <w:tcMar>
              <w:top w:w="80" w:type="dxa"/>
              <w:left w:w="80" w:type="dxa"/>
              <w:bottom w:w="80" w:type="dxa"/>
              <w:right w:w="80" w:type="dxa"/>
            </w:tcMar>
            <w:vAlign w:val="center"/>
          </w:tcPr>
          <w:p w14:paraId="377FE858" w14:textId="77777777" w:rsidR="00DA0C49" w:rsidRDefault="00B10EEA">
            <w:pPr>
              <w:spacing w:after="0"/>
            </w:pPr>
            <w:r>
              <w:rPr>
                <w:sz w:val="15"/>
              </w:rPr>
              <w:t>Denial classifier + document/appeal pipeline + evaluation harness</w:t>
            </w:r>
          </w:p>
        </w:tc>
      </w:tr>
      <w:tr w:rsidR="00DA0C49" w14:paraId="70C5E325" w14:textId="77777777">
        <w:trPr>
          <w:cantSplit/>
          <w:jc w:val="center"/>
        </w:trPr>
        <w:tc>
          <w:tcPr>
            <w:tcW w:w="3408" w:type="dxa"/>
            <w:shd w:val="clear" w:color="auto" w:fill="F3F6F9"/>
            <w:tcMar>
              <w:top w:w="80" w:type="dxa"/>
              <w:left w:w="80" w:type="dxa"/>
              <w:bottom w:w="80" w:type="dxa"/>
              <w:right w:w="80" w:type="dxa"/>
            </w:tcMar>
            <w:vAlign w:val="center"/>
          </w:tcPr>
          <w:p w14:paraId="68CC3977" w14:textId="77777777" w:rsidR="00DA0C49" w:rsidRDefault="00B10EEA">
            <w:pPr>
              <w:spacing w:after="0"/>
            </w:pPr>
            <w:r>
              <w:rPr>
                <w:sz w:val="15"/>
              </w:rPr>
              <w:t>Frontend engineer</w:t>
            </w:r>
          </w:p>
        </w:tc>
        <w:tc>
          <w:tcPr>
            <w:tcW w:w="3408" w:type="dxa"/>
            <w:shd w:val="clear" w:color="auto" w:fill="F3F6F9"/>
            <w:tcMar>
              <w:top w:w="80" w:type="dxa"/>
              <w:left w:w="80" w:type="dxa"/>
              <w:bottom w:w="80" w:type="dxa"/>
              <w:right w:w="80" w:type="dxa"/>
            </w:tcMar>
            <w:vAlign w:val="center"/>
          </w:tcPr>
          <w:p w14:paraId="7DC587A8" w14:textId="77777777" w:rsidR="00DA0C49" w:rsidRDefault="00B10EEA">
            <w:pPr>
              <w:spacing w:after="0"/>
            </w:pPr>
            <w:r>
              <w:rPr>
                <w:sz w:val="15"/>
              </w:rPr>
              <w:t>Worklists, control tower, case view, approvals, configuration</w:t>
            </w:r>
          </w:p>
        </w:tc>
        <w:tc>
          <w:tcPr>
            <w:tcW w:w="3408" w:type="dxa"/>
            <w:shd w:val="clear" w:color="auto" w:fill="F3F6F9"/>
            <w:tcMar>
              <w:top w:w="80" w:type="dxa"/>
              <w:left w:w="80" w:type="dxa"/>
              <w:bottom w:w="80" w:type="dxa"/>
              <w:right w:w="80" w:type="dxa"/>
            </w:tcMar>
            <w:vAlign w:val="center"/>
          </w:tcPr>
          <w:p w14:paraId="1DF23AC9" w14:textId="77777777" w:rsidR="00DA0C49" w:rsidRDefault="00B10EEA">
            <w:pPr>
              <w:spacing w:after="0"/>
            </w:pPr>
            <w:r>
              <w:rPr>
                <w:sz w:val="15"/>
              </w:rPr>
              <w:t>Unified operations workspace</w:t>
            </w:r>
          </w:p>
        </w:tc>
      </w:tr>
      <w:tr w:rsidR="00DA0C49" w14:paraId="10E6AE9D" w14:textId="77777777">
        <w:trPr>
          <w:cantSplit/>
          <w:jc w:val="center"/>
        </w:trPr>
        <w:tc>
          <w:tcPr>
            <w:tcW w:w="3408" w:type="dxa"/>
            <w:tcMar>
              <w:top w:w="80" w:type="dxa"/>
              <w:left w:w="80" w:type="dxa"/>
              <w:bottom w:w="80" w:type="dxa"/>
              <w:right w:w="80" w:type="dxa"/>
            </w:tcMar>
            <w:vAlign w:val="center"/>
          </w:tcPr>
          <w:p w14:paraId="72A7F022" w14:textId="77777777" w:rsidR="00DA0C49" w:rsidRDefault="00B10EEA">
            <w:pPr>
              <w:spacing w:after="0"/>
            </w:pPr>
            <w:r>
              <w:rPr>
                <w:sz w:val="15"/>
              </w:rPr>
              <w:t>Integration engineer</w:t>
            </w:r>
          </w:p>
        </w:tc>
        <w:tc>
          <w:tcPr>
            <w:tcW w:w="3408" w:type="dxa"/>
            <w:tcMar>
              <w:top w:w="80" w:type="dxa"/>
              <w:left w:w="80" w:type="dxa"/>
              <w:bottom w:w="80" w:type="dxa"/>
              <w:right w:w="80" w:type="dxa"/>
            </w:tcMar>
            <w:vAlign w:val="center"/>
          </w:tcPr>
          <w:p w14:paraId="2FB4458F" w14:textId="77777777" w:rsidR="00DA0C49" w:rsidRDefault="00B10EEA">
            <w:pPr>
              <w:spacing w:after="0"/>
            </w:pPr>
            <w:r>
              <w:rPr>
                <w:sz w:val="15"/>
              </w:rPr>
              <w:t>EDI, clearinghouse, EHR/PM, payer and bank connectors</w:t>
            </w:r>
          </w:p>
        </w:tc>
        <w:tc>
          <w:tcPr>
            <w:tcW w:w="3408" w:type="dxa"/>
            <w:tcMar>
              <w:top w:w="80" w:type="dxa"/>
              <w:left w:w="80" w:type="dxa"/>
              <w:bottom w:w="80" w:type="dxa"/>
              <w:right w:w="80" w:type="dxa"/>
            </w:tcMar>
            <w:vAlign w:val="center"/>
          </w:tcPr>
          <w:p w14:paraId="31DD4682" w14:textId="77777777" w:rsidR="00DA0C49" w:rsidRDefault="00B10EEA">
            <w:pPr>
              <w:spacing w:after="0"/>
            </w:pPr>
            <w:r>
              <w:rPr>
                <w:sz w:val="15"/>
              </w:rPr>
              <w:t>270/271, 276/277, 837/835 action path</w:t>
            </w:r>
          </w:p>
        </w:tc>
      </w:tr>
      <w:tr w:rsidR="00DA0C49" w14:paraId="364FBAD8" w14:textId="77777777">
        <w:trPr>
          <w:cantSplit/>
          <w:jc w:val="center"/>
        </w:trPr>
        <w:tc>
          <w:tcPr>
            <w:tcW w:w="3408" w:type="dxa"/>
            <w:shd w:val="clear" w:color="auto" w:fill="F3F6F9"/>
            <w:tcMar>
              <w:top w:w="80" w:type="dxa"/>
              <w:left w:w="80" w:type="dxa"/>
              <w:bottom w:w="80" w:type="dxa"/>
              <w:right w:w="80" w:type="dxa"/>
            </w:tcMar>
            <w:vAlign w:val="center"/>
          </w:tcPr>
          <w:p w14:paraId="7CC57826" w14:textId="77777777" w:rsidR="00DA0C49" w:rsidRDefault="00B10EEA">
            <w:pPr>
              <w:spacing w:after="0"/>
            </w:pPr>
            <w:r>
              <w:rPr>
                <w:sz w:val="15"/>
              </w:rPr>
              <w:t>Security/compliance lead</w:t>
            </w:r>
          </w:p>
        </w:tc>
        <w:tc>
          <w:tcPr>
            <w:tcW w:w="3408" w:type="dxa"/>
            <w:shd w:val="clear" w:color="auto" w:fill="F3F6F9"/>
            <w:tcMar>
              <w:top w:w="80" w:type="dxa"/>
              <w:left w:w="80" w:type="dxa"/>
              <w:bottom w:w="80" w:type="dxa"/>
              <w:right w:w="80" w:type="dxa"/>
            </w:tcMar>
            <w:vAlign w:val="center"/>
          </w:tcPr>
          <w:p w14:paraId="3E9F5612" w14:textId="77777777" w:rsidR="00DA0C49" w:rsidRDefault="00B10EEA">
            <w:pPr>
              <w:spacing w:after="0"/>
            </w:pPr>
            <w:r>
              <w:rPr>
                <w:sz w:val="15"/>
              </w:rPr>
              <w:t>HIPAA controls, AI governance, auditability, BAA/security pack</w:t>
            </w:r>
          </w:p>
        </w:tc>
        <w:tc>
          <w:tcPr>
            <w:tcW w:w="3408" w:type="dxa"/>
            <w:shd w:val="clear" w:color="auto" w:fill="F3F6F9"/>
            <w:tcMar>
              <w:top w:w="80" w:type="dxa"/>
              <w:left w:w="80" w:type="dxa"/>
              <w:bottom w:w="80" w:type="dxa"/>
              <w:right w:w="80" w:type="dxa"/>
            </w:tcMar>
            <w:vAlign w:val="center"/>
          </w:tcPr>
          <w:p w14:paraId="01B5CB95" w14:textId="77777777" w:rsidR="00DA0C49" w:rsidRDefault="00B10EEA">
            <w:pPr>
              <w:spacing w:after="0"/>
            </w:pPr>
            <w:r>
              <w:rPr>
                <w:sz w:val="15"/>
              </w:rPr>
              <w:t>Product control baseline and evidence plan</w:t>
            </w:r>
          </w:p>
        </w:tc>
      </w:tr>
      <w:tr w:rsidR="00DA0C49" w14:paraId="670AB7E4" w14:textId="77777777">
        <w:trPr>
          <w:cantSplit/>
          <w:jc w:val="center"/>
        </w:trPr>
        <w:tc>
          <w:tcPr>
            <w:tcW w:w="3408" w:type="dxa"/>
            <w:tcMar>
              <w:top w:w="80" w:type="dxa"/>
              <w:left w:w="80" w:type="dxa"/>
              <w:bottom w:w="80" w:type="dxa"/>
              <w:right w:w="80" w:type="dxa"/>
            </w:tcMar>
            <w:vAlign w:val="center"/>
          </w:tcPr>
          <w:p w14:paraId="2BBFAE4A" w14:textId="77777777" w:rsidR="00DA0C49" w:rsidRDefault="00B10EEA">
            <w:pPr>
              <w:spacing w:after="0"/>
            </w:pPr>
            <w:r>
              <w:rPr>
                <w:sz w:val="15"/>
              </w:rPr>
              <w:t>Implementation / customer success</w:t>
            </w:r>
          </w:p>
        </w:tc>
        <w:tc>
          <w:tcPr>
            <w:tcW w:w="3408" w:type="dxa"/>
            <w:tcMar>
              <w:top w:w="80" w:type="dxa"/>
              <w:left w:w="80" w:type="dxa"/>
              <w:bottom w:w="80" w:type="dxa"/>
              <w:right w:w="80" w:type="dxa"/>
            </w:tcMar>
            <w:vAlign w:val="center"/>
          </w:tcPr>
          <w:p w14:paraId="738E11BD" w14:textId="77777777" w:rsidR="00DA0C49" w:rsidRDefault="00B10EEA">
            <w:pPr>
              <w:spacing w:after="0"/>
            </w:pPr>
            <w:r>
              <w:rPr>
                <w:sz w:val="15"/>
              </w:rPr>
              <w:t>Design partner onboarding, workflow mapping, baseline metrics, training</w:t>
            </w:r>
          </w:p>
        </w:tc>
        <w:tc>
          <w:tcPr>
            <w:tcW w:w="3408" w:type="dxa"/>
            <w:tcMar>
              <w:top w:w="80" w:type="dxa"/>
              <w:left w:w="80" w:type="dxa"/>
              <w:bottom w:w="80" w:type="dxa"/>
              <w:right w:w="80" w:type="dxa"/>
            </w:tcMar>
            <w:vAlign w:val="center"/>
          </w:tcPr>
          <w:p w14:paraId="2C4B7D17" w14:textId="77777777" w:rsidR="00DA0C49" w:rsidRDefault="00B10EEA">
            <w:pPr>
              <w:spacing w:after="0"/>
            </w:pPr>
            <w:r>
              <w:rPr>
                <w:sz w:val="15"/>
              </w:rPr>
              <w:t>90-day implementation playbook</w:t>
            </w:r>
          </w:p>
        </w:tc>
      </w:tr>
      <w:tr w:rsidR="008B20BB" w14:paraId="6CD7A3CD" w14:textId="77777777">
        <w:trPr>
          <w:cantSplit/>
          <w:jc w:val="center"/>
          <w:ins w:id="858" w:author="Claude" w:date="2026-10-02T09:00:00Z"/>
        </w:trPr>
        <w:tc>
          <w:tcPr>
            <w:tcW w:w="3408" w:type="dxa"/>
            <w:tcMar>
              <w:top w:w="80" w:type="dxa"/>
              <w:left w:w="80" w:type="dxa"/>
              <w:bottom w:w="80" w:type="dxa"/>
              <w:right w:w="80" w:type="dxa"/>
            </w:tcMar>
            <w:vAlign w:val="center"/>
          </w:tcPr>
          <w:p w14:paraId="213D8C2F" w14:textId="77777777" w:rsidR="008B20BB" w:rsidRDefault="00000000">
            <w:pPr>
              <w:spacing w:after="0"/>
              <w:rPr>
                <w:ins w:id="859" w:author="Claude" w:date="2026-10-02T09:00:00Z"/>
              </w:rPr>
            </w:pPr>
            <w:ins w:id="860" w:author="Claude" w:date="2026-10-02T09:00:00Z">
              <w:r>
                <w:rPr>
                  <w:sz w:val="15"/>
                </w:rPr>
                <w:t>Engineering lead / architect</w:t>
              </w:r>
            </w:ins>
          </w:p>
        </w:tc>
        <w:tc>
          <w:tcPr>
            <w:tcW w:w="3408" w:type="dxa"/>
            <w:tcMar>
              <w:top w:w="80" w:type="dxa"/>
              <w:left w:w="80" w:type="dxa"/>
              <w:bottom w:w="80" w:type="dxa"/>
              <w:right w:w="80" w:type="dxa"/>
            </w:tcMar>
            <w:vAlign w:val="center"/>
          </w:tcPr>
          <w:p w14:paraId="51379F32" w14:textId="77777777" w:rsidR="008B20BB" w:rsidRDefault="00000000">
            <w:pPr>
              <w:spacing w:after="0"/>
              <w:rPr>
                <w:ins w:id="861" w:author="Claude" w:date="2026-10-02T09:00:00Z"/>
              </w:rPr>
            </w:pPr>
            <w:ins w:id="862" w:author="Claude" w:date="2026-10-02T09:00:00Z">
              <w:r>
                <w:rPr>
                  <w:sz w:val="15"/>
                </w:rPr>
                <w:t>Technical ownership of architecture decisions, wave gating, security and reliability standards</w:t>
              </w:r>
            </w:ins>
          </w:p>
        </w:tc>
        <w:tc>
          <w:tcPr>
            <w:tcW w:w="3408" w:type="dxa"/>
            <w:tcMar>
              <w:top w:w="80" w:type="dxa"/>
              <w:left w:w="80" w:type="dxa"/>
              <w:bottom w:w="80" w:type="dxa"/>
              <w:right w:w="80" w:type="dxa"/>
            </w:tcMar>
            <w:vAlign w:val="center"/>
          </w:tcPr>
          <w:p w14:paraId="5DE31CE0" w14:textId="77777777" w:rsidR="008B20BB" w:rsidRDefault="00000000">
            <w:pPr>
              <w:spacing w:after="0"/>
              <w:rPr>
                <w:ins w:id="863" w:author="Claude" w:date="2026-10-02T09:00:00Z"/>
              </w:rPr>
            </w:pPr>
            <w:ins w:id="864" w:author="Claude" w:date="2026-10-02T09:00:00Z">
              <w:r>
                <w:rPr>
                  <w:sz w:val="15"/>
                </w:rPr>
                <w:t>Architecture decision records; release-wave gates; SLOs</w:t>
              </w:r>
            </w:ins>
          </w:p>
        </w:tc>
      </w:tr>
      <w:tr w:rsidR="008B20BB" w14:paraId="1AA80D60" w14:textId="77777777">
        <w:trPr>
          <w:cantSplit/>
          <w:jc w:val="center"/>
          <w:ins w:id="865" w:author="Claude" w:date="2026-10-02T09:00:00Z"/>
        </w:trPr>
        <w:tc>
          <w:tcPr>
            <w:tcW w:w="3408" w:type="dxa"/>
            <w:tcMar>
              <w:top w:w="80" w:type="dxa"/>
              <w:left w:w="80" w:type="dxa"/>
              <w:bottom w:w="80" w:type="dxa"/>
              <w:right w:w="80" w:type="dxa"/>
            </w:tcMar>
            <w:vAlign w:val="center"/>
          </w:tcPr>
          <w:p w14:paraId="27B3D4ED" w14:textId="77777777" w:rsidR="008B20BB" w:rsidRDefault="00000000">
            <w:pPr>
              <w:spacing w:after="0"/>
              <w:rPr>
                <w:ins w:id="866" w:author="Claude" w:date="2026-10-02T09:00:00Z"/>
              </w:rPr>
            </w:pPr>
            <w:ins w:id="867" w:author="Claude" w:date="2026-10-02T09:00:00Z">
              <w:r>
                <w:rPr>
                  <w:sz w:val="15"/>
                </w:rPr>
                <w:t>QA / test automation engineer</w:t>
              </w:r>
            </w:ins>
          </w:p>
        </w:tc>
        <w:tc>
          <w:tcPr>
            <w:tcW w:w="3408" w:type="dxa"/>
            <w:tcMar>
              <w:top w:w="80" w:type="dxa"/>
              <w:left w:w="80" w:type="dxa"/>
              <w:bottom w:w="80" w:type="dxa"/>
              <w:right w:w="80" w:type="dxa"/>
            </w:tcMar>
            <w:vAlign w:val="center"/>
          </w:tcPr>
          <w:p w14:paraId="38FC5FD7" w14:textId="77777777" w:rsidR="008B20BB" w:rsidRDefault="00000000">
            <w:pPr>
              <w:spacing w:after="0"/>
              <w:rPr>
                <w:ins w:id="868" w:author="Claude" w:date="2026-10-02T09:00:00Z"/>
              </w:rPr>
            </w:pPr>
            <w:ins w:id="869" w:author="Claude" w:date="2026-10-02T09:00:00Z">
              <w:r>
                <w:rPr>
                  <w:sz w:val="15"/>
                </w:rPr>
                <w:t>Regression, replay and shadow-mode test harnesses; release validation</w:t>
              </w:r>
            </w:ins>
          </w:p>
        </w:tc>
        <w:tc>
          <w:tcPr>
            <w:tcW w:w="3408" w:type="dxa"/>
            <w:tcMar>
              <w:top w:w="80" w:type="dxa"/>
              <w:left w:w="80" w:type="dxa"/>
              <w:bottom w:w="80" w:type="dxa"/>
              <w:right w:w="80" w:type="dxa"/>
            </w:tcMar>
            <w:vAlign w:val="center"/>
          </w:tcPr>
          <w:p w14:paraId="44F5897B" w14:textId="77777777" w:rsidR="008B20BB" w:rsidRDefault="00000000">
            <w:pPr>
              <w:spacing w:after="0"/>
              <w:rPr>
                <w:ins w:id="870" w:author="Claude" w:date="2026-10-02T09:00:00Z"/>
              </w:rPr>
            </w:pPr>
            <w:ins w:id="871" w:author="Claude" w:date="2026-10-02T09:00:00Z">
              <w:r>
                <w:rPr>
                  <w:sz w:val="15"/>
                </w:rPr>
                <w:t>Automated replay suite and release checklist</w:t>
              </w:r>
            </w:ins>
          </w:p>
        </w:tc>
      </w:tr>
      <w:tr w:rsidR="008B20BB" w14:paraId="7776945B" w14:textId="77777777">
        <w:trPr>
          <w:cantSplit/>
          <w:jc w:val="center"/>
          <w:ins w:id="872" w:author="Claude" w:date="2026-10-02T09:00:00Z"/>
        </w:trPr>
        <w:tc>
          <w:tcPr>
            <w:tcW w:w="3408" w:type="dxa"/>
            <w:tcMar>
              <w:top w:w="80" w:type="dxa"/>
              <w:left w:w="80" w:type="dxa"/>
              <w:bottom w:w="80" w:type="dxa"/>
              <w:right w:w="80" w:type="dxa"/>
            </w:tcMar>
            <w:vAlign w:val="center"/>
          </w:tcPr>
          <w:p w14:paraId="3C15DF9C" w14:textId="77777777" w:rsidR="008B20BB" w:rsidRDefault="00000000">
            <w:pPr>
              <w:spacing w:after="0"/>
              <w:rPr>
                <w:ins w:id="873" w:author="Claude" w:date="2026-10-02T09:00:00Z"/>
              </w:rPr>
            </w:pPr>
            <w:ins w:id="874" w:author="Claude" w:date="2026-10-02T09:00:00Z">
              <w:r>
                <w:rPr>
                  <w:sz w:val="15"/>
                </w:rPr>
                <w:t>SRE / platform engineer</w:t>
              </w:r>
            </w:ins>
          </w:p>
        </w:tc>
        <w:tc>
          <w:tcPr>
            <w:tcW w:w="3408" w:type="dxa"/>
            <w:tcMar>
              <w:top w:w="80" w:type="dxa"/>
              <w:left w:w="80" w:type="dxa"/>
              <w:bottom w:w="80" w:type="dxa"/>
              <w:right w:w="80" w:type="dxa"/>
            </w:tcMar>
            <w:vAlign w:val="center"/>
          </w:tcPr>
          <w:p w14:paraId="2E30454E" w14:textId="77777777" w:rsidR="008B20BB" w:rsidRDefault="00000000">
            <w:pPr>
              <w:spacing w:after="0"/>
              <w:rPr>
                <w:ins w:id="875" w:author="Claude" w:date="2026-10-02T09:00:00Z"/>
              </w:rPr>
            </w:pPr>
            <w:ins w:id="876" w:author="Claude" w:date="2026-10-02T09:00:00Z">
              <w:r>
                <w:rPr>
                  <w:sz w:val="15"/>
                </w:rPr>
                <w:t>Infrastructure, observability, CI/CD, secrets, backup/DR and on-call</w:t>
              </w:r>
            </w:ins>
          </w:p>
        </w:tc>
        <w:tc>
          <w:tcPr>
            <w:tcW w:w="3408" w:type="dxa"/>
            <w:tcMar>
              <w:top w:w="80" w:type="dxa"/>
              <w:left w:w="80" w:type="dxa"/>
              <w:bottom w:w="80" w:type="dxa"/>
              <w:right w:w="80" w:type="dxa"/>
            </w:tcMar>
            <w:vAlign w:val="center"/>
          </w:tcPr>
          <w:p w14:paraId="0CDF8ED1" w14:textId="77777777" w:rsidR="008B20BB" w:rsidRDefault="00000000">
            <w:pPr>
              <w:spacing w:after="0"/>
              <w:rPr>
                <w:ins w:id="877" w:author="Claude" w:date="2026-10-02T09:00:00Z"/>
              </w:rPr>
            </w:pPr>
            <w:ins w:id="878" w:author="Claude" w:date="2026-10-02T09:00:00Z">
              <w:r>
                <w:rPr>
                  <w:sz w:val="15"/>
                </w:rPr>
                <w:t>Production environment, monitoring and runbooks</w:t>
              </w:r>
            </w:ins>
          </w:p>
        </w:tc>
      </w:tr>
      <w:tr w:rsidR="008B20BB" w14:paraId="3A008A1A" w14:textId="77777777">
        <w:trPr>
          <w:cantSplit/>
          <w:jc w:val="center"/>
          <w:ins w:id="879" w:author="Claude" w:date="2026-10-02T09:00:00Z"/>
        </w:trPr>
        <w:tc>
          <w:tcPr>
            <w:tcW w:w="3408" w:type="dxa"/>
            <w:tcMar>
              <w:top w:w="80" w:type="dxa"/>
              <w:left w:w="80" w:type="dxa"/>
              <w:bottom w:w="80" w:type="dxa"/>
              <w:right w:w="80" w:type="dxa"/>
            </w:tcMar>
            <w:vAlign w:val="center"/>
          </w:tcPr>
          <w:p w14:paraId="1B265C40" w14:textId="77777777" w:rsidR="008B20BB" w:rsidRDefault="00000000">
            <w:pPr>
              <w:spacing w:after="0"/>
              <w:rPr>
                <w:ins w:id="880" w:author="Claude" w:date="2026-10-02T09:00:00Z"/>
              </w:rPr>
            </w:pPr>
            <w:ins w:id="881" w:author="Claude" w:date="2026-10-02T09:00:00Z">
              <w:r>
                <w:rPr>
                  <w:sz w:val="15"/>
                </w:rPr>
                <w:t>Second RCM SME / certified coder (CPC/CCS)</w:t>
              </w:r>
            </w:ins>
          </w:p>
        </w:tc>
        <w:tc>
          <w:tcPr>
            <w:tcW w:w="3408" w:type="dxa"/>
            <w:tcMar>
              <w:top w:w="80" w:type="dxa"/>
              <w:left w:w="80" w:type="dxa"/>
              <w:bottom w:w="80" w:type="dxa"/>
              <w:right w:w="80" w:type="dxa"/>
            </w:tcMar>
            <w:vAlign w:val="center"/>
          </w:tcPr>
          <w:p w14:paraId="29ADBA06" w14:textId="77777777" w:rsidR="008B20BB" w:rsidRDefault="00000000">
            <w:pPr>
              <w:spacing w:after="0"/>
              <w:rPr>
                <w:ins w:id="882" w:author="Claude" w:date="2026-10-02T09:00:00Z"/>
              </w:rPr>
            </w:pPr>
            <w:ins w:id="883" w:author="Claude" w:date="2026-10-02T09:00:00Z">
              <w:r>
                <w:rPr>
                  <w:sz w:val="15"/>
                </w:rPr>
                <w:t>Coding review, gold-standard labeling, payer-rule QA and backup for the domain lead</w:t>
              </w:r>
            </w:ins>
          </w:p>
        </w:tc>
        <w:tc>
          <w:tcPr>
            <w:tcW w:w="3408" w:type="dxa"/>
            <w:tcMar>
              <w:top w:w="80" w:type="dxa"/>
              <w:left w:w="80" w:type="dxa"/>
              <w:bottom w:w="80" w:type="dxa"/>
              <w:right w:w="80" w:type="dxa"/>
            </w:tcMar>
            <w:vAlign w:val="center"/>
          </w:tcPr>
          <w:p w14:paraId="08C6498E" w14:textId="77777777" w:rsidR="008B20BB" w:rsidRDefault="00000000">
            <w:pPr>
              <w:spacing w:after="0"/>
              <w:rPr>
                <w:ins w:id="884" w:author="Claude" w:date="2026-10-02T09:00:00Z"/>
              </w:rPr>
            </w:pPr>
            <w:ins w:id="885" w:author="Claude" w:date="2026-10-02T09:00:00Z">
              <w:r>
                <w:rPr>
                  <w:sz w:val="15"/>
                </w:rPr>
                <w:t>Labeled gold sets; rule QA process</w:t>
              </w:r>
            </w:ins>
          </w:p>
        </w:tc>
      </w:tr>
      <w:tr w:rsidR="008B20BB" w14:paraId="30740735" w14:textId="77777777">
        <w:trPr>
          <w:cantSplit/>
          <w:jc w:val="center"/>
          <w:ins w:id="886" w:author="Claude" w:date="2026-10-02T09:00:00Z"/>
        </w:trPr>
        <w:tc>
          <w:tcPr>
            <w:tcW w:w="3408" w:type="dxa"/>
            <w:tcMar>
              <w:top w:w="80" w:type="dxa"/>
              <w:left w:w="80" w:type="dxa"/>
              <w:bottom w:w="80" w:type="dxa"/>
              <w:right w:w="80" w:type="dxa"/>
            </w:tcMar>
            <w:vAlign w:val="center"/>
          </w:tcPr>
          <w:p w14:paraId="41BEE628" w14:textId="77777777" w:rsidR="008B20BB" w:rsidRDefault="00000000">
            <w:pPr>
              <w:spacing w:after="0"/>
              <w:rPr>
                <w:ins w:id="887" w:author="Claude" w:date="2026-10-02T09:00:00Z"/>
              </w:rPr>
            </w:pPr>
            <w:ins w:id="888" w:author="Claude" w:date="2026-10-02T09:00:00Z">
              <w:r>
                <w:rPr>
                  <w:sz w:val="15"/>
                </w:rPr>
                <w:t>UX / product designer (part-time)</w:t>
              </w:r>
            </w:ins>
          </w:p>
        </w:tc>
        <w:tc>
          <w:tcPr>
            <w:tcW w:w="3408" w:type="dxa"/>
            <w:tcMar>
              <w:top w:w="80" w:type="dxa"/>
              <w:left w:w="80" w:type="dxa"/>
              <w:bottom w:w="80" w:type="dxa"/>
              <w:right w:w="80" w:type="dxa"/>
            </w:tcMar>
            <w:vAlign w:val="center"/>
          </w:tcPr>
          <w:p w14:paraId="539056C9" w14:textId="77777777" w:rsidR="008B20BB" w:rsidRDefault="00000000">
            <w:pPr>
              <w:spacing w:after="0"/>
              <w:rPr>
                <w:ins w:id="889" w:author="Claude" w:date="2026-10-02T09:00:00Z"/>
              </w:rPr>
            </w:pPr>
            <w:ins w:id="890" w:author="Claude" w:date="2026-10-02T09:00:00Z">
              <w:r>
                <w:rPr>
                  <w:sz w:val="15"/>
                </w:rPr>
                <w:t>Workspace, approval and case-view design with front-line users</w:t>
              </w:r>
            </w:ins>
          </w:p>
        </w:tc>
        <w:tc>
          <w:tcPr>
            <w:tcW w:w="3408" w:type="dxa"/>
            <w:tcMar>
              <w:top w:w="80" w:type="dxa"/>
              <w:left w:w="80" w:type="dxa"/>
              <w:bottom w:w="80" w:type="dxa"/>
              <w:right w:w="80" w:type="dxa"/>
            </w:tcMar>
            <w:vAlign w:val="center"/>
          </w:tcPr>
          <w:p w14:paraId="635E3715" w14:textId="77777777" w:rsidR="008B20BB" w:rsidRDefault="00000000">
            <w:pPr>
              <w:spacing w:after="0"/>
              <w:rPr>
                <w:ins w:id="891" w:author="Claude" w:date="2026-10-02T09:00:00Z"/>
              </w:rPr>
            </w:pPr>
            <w:ins w:id="892" w:author="Claude" w:date="2026-10-02T09:00:00Z">
              <w:r>
                <w:rPr>
                  <w:sz w:val="15"/>
                </w:rPr>
                <w:t>Prototype and usability-tested workflows</w:t>
              </w:r>
            </w:ins>
          </w:p>
        </w:tc>
      </w:tr>
    </w:tbl>
    <w:p w14:paraId="6E454947" w14:textId="77777777" w:rsidR="008B20BB" w:rsidRDefault="00000000">
      <w:pPr>
        <w:spacing w:before="160"/>
        <w:rPr>
          <w:ins w:id="893" w:author="Claude" w:date="2026-10-02T09:00:00Z"/>
        </w:rPr>
      </w:pPr>
      <w:ins w:id="894" w:author="Claude" w:date="2026-10-02T09:00:00Z">
        <w:r>
          <w:t>The RCM domain lead is a single point of failure for payer rules, taxonomy, labels, SOPs and QA; the second SME role and versioned, peer-reviewed rule libraries are required mitigations. Core roles rise from nine to fourteen (some part-time or shared).</w:t>
        </w:r>
      </w:ins>
    </w:p>
    <w:p w14:paraId="73191E81" w14:textId="77777777" w:rsidR="00DA0C49" w:rsidRDefault="00B10EEA">
      <w:pPr>
        <w:pStyle w:val="Heading1"/>
      </w:pPr>
      <w:bookmarkStart w:id="895" w:name="_Toc9000021"/>
      <w:bookmarkStart w:id="896" w:name="_Toc242031683"/>
      <w:r>
        <w:t>16. Internal discussion: decisions required</w:t>
      </w:r>
      <w:bookmarkEnd w:id="895"/>
      <w:bookmarkEnd w:id="896"/>
    </w:p>
    <w:tbl>
      <w:tblPr>
        <w:tblStyle w:val="TableGrid"/>
        <w:tblW w:w="0" w:type="auto"/>
        <w:jc w:val="center"/>
        <w:tblLook w:val="04A0" w:firstRow="1" w:lastRow="0" w:firstColumn="1" w:lastColumn="0" w:noHBand="0" w:noVBand="1"/>
      </w:tblPr>
      <w:tblGrid>
        <w:gridCol w:w="3404"/>
        <w:gridCol w:w="3405"/>
        <w:gridCol w:w="3405"/>
      </w:tblGrid>
      <w:tr w:rsidR="00DA0C49" w14:paraId="105A5252" w14:textId="77777777">
        <w:trPr>
          <w:cantSplit/>
          <w:tblHeader/>
          <w:jc w:val="center"/>
        </w:trPr>
        <w:tc>
          <w:tcPr>
            <w:tcW w:w="3408" w:type="dxa"/>
            <w:shd w:val="clear" w:color="auto" w:fill="17365D"/>
            <w:tcMar>
              <w:top w:w="80" w:type="dxa"/>
              <w:left w:w="80" w:type="dxa"/>
              <w:bottom w:w="80" w:type="dxa"/>
              <w:right w:w="80" w:type="dxa"/>
            </w:tcMar>
            <w:vAlign w:val="center"/>
          </w:tcPr>
          <w:p w14:paraId="25B4227E" w14:textId="77777777" w:rsidR="00DA0C49" w:rsidRDefault="00B10EEA">
            <w:pPr>
              <w:spacing w:after="0"/>
            </w:pPr>
            <w:r>
              <w:rPr>
                <w:b/>
                <w:color w:val="FFFFFF"/>
                <w:sz w:val="15"/>
              </w:rPr>
              <w:t>Topic</w:t>
            </w:r>
          </w:p>
        </w:tc>
        <w:tc>
          <w:tcPr>
            <w:tcW w:w="3408" w:type="dxa"/>
            <w:shd w:val="clear" w:color="auto" w:fill="17365D"/>
            <w:tcMar>
              <w:top w:w="80" w:type="dxa"/>
              <w:left w:w="80" w:type="dxa"/>
              <w:bottom w:w="80" w:type="dxa"/>
              <w:right w:w="80" w:type="dxa"/>
            </w:tcMar>
            <w:vAlign w:val="center"/>
          </w:tcPr>
          <w:p w14:paraId="0A9BF758" w14:textId="77777777" w:rsidR="00DA0C49" w:rsidRDefault="00B10EEA">
            <w:pPr>
              <w:spacing w:after="0"/>
            </w:pPr>
            <w:r>
              <w:rPr>
                <w:b/>
                <w:color w:val="FFFFFF"/>
                <w:sz w:val="15"/>
              </w:rPr>
              <w:t>Decision question</w:t>
            </w:r>
          </w:p>
        </w:tc>
        <w:tc>
          <w:tcPr>
            <w:tcW w:w="3408" w:type="dxa"/>
            <w:shd w:val="clear" w:color="auto" w:fill="17365D"/>
            <w:tcMar>
              <w:top w:w="80" w:type="dxa"/>
              <w:left w:w="80" w:type="dxa"/>
              <w:bottom w:w="80" w:type="dxa"/>
              <w:right w:w="80" w:type="dxa"/>
            </w:tcMar>
            <w:vAlign w:val="center"/>
          </w:tcPr>
          <w:p w14:paraId="1C6CADF5" w14:textId="77777777" w:rsidR="00DA0C49" w:rsidRDefault="00B10EEA">
            <w:pPr>
              <w:spacing w:after="0"/>
            </w:pPr>
            <w:r>
              <w:rPr>
                <w:b/>
                <w:color w:val="FFFFFF"/>
                <w:sz w:val="15"/>
              </w:rPr>
              <w:t>Owner / date</w:t>
            </w:r>
          </w:p>
        </w:tc>
      </w:tr>
      <w:tr w:rsidR="00DA0C49" w14:paraId="2075560D" w14:textId="77777777">
        <w:trPr>
          <w:cantSplit/>
          <w:jc w:val="center"/>
        </w:trPr>
        <w:tc>
          <w:tcPr>
            <w:tcW w:w="3408" w:type="dxa"/>
            <w:tcMar>
              <w:top w:w="80" w:type="dxa"/>
              <w:left w:w="80" w:type="dxa"/>
              <w:bottom w:w="80" w:type="dxa"/>
              <w:right w:w="80" w:type="dxa"/>
            </w:tcMar>
            <w:vAlign w:val="center"/>
          </w:tcPr>
          <w:p w14:paraId="7414BDBF" w14:textId="77777777" w:rsidR="00DA0C49" w:rsidRDefault="00B10EEA">
            <w:pPr>
              <w:spacing w:after="0"/>
            </w:pPr>
            <w:r>
              <w:rPr>
                <w:sz w:val="15"/>
              </w:rPr>
              <w:t>MVP boundary</w:t>
            </w:r>
          </w:p>
        </w:tc>
        <w:tc>
          <w:tcPr>
            <w:tcW w:w="3408" w:type="dxa"/>
            <w:tcMar>
              <w:top w:w="80" w:type="dxa"/>
              <w:left w:w="80" w:type="dxa"/>
              <w:bottom w:w="80" w:type="dxa"/>
              <w:right w:w="80" w:type="dxa"/>
            </w:tcMar>
            <w:vAlign w:val="center"/>
          </w:tcPr>
          <w:p w14:paraId="5AC03DCC" w14:textId="77777777" w:rsidR="00DA0C49" w:rsidRDefault="00B10EEA">
            <w:pPr>
              <w:spacing w:after="0"/>
            </w:pPr>
            <w:del w:id="897" w:author="Claude" w:date="2026-10-02T09:00:00Z">
              <w:r>
                <w:rPr>
                  <w:sz w:val="15"/>
                </w:rPr>
                <w:delText>Do we commit the first production scope to claim prevention + AR + denials + underpayments, with pre-service eligibility as the entry workflow?</w:delText>
              </w:r>
            </w:del>
            <w:ins w:id="898" w:author="Claude" w:date="2026-10-02T09:00:00Z">
              <w:r>
                <w:rPr>
                  <w:sz w:val="15"/>
                </w:rPr>
                <w:t>Do we commit the MVP to A1, A3, A5, A6, A7, A8, A10 and A14 (staged in release waves), with A2, A9 and A11 as MVP+ fast-follows and pre-service eligibility (A1) as the entry workflow?</w:t>
              </w:r>
            </w:ins>
          </w:p>
        </w:tc>
        <w:tc>
          <w:tcPr>
            <w:tcW w:w="3408" w:type="dxa"/>
            <w:tcMar>
              <w:top w:w="80" w:type="dxa"/>
              <w:left w:w="80" w:type="dxa"/>
              <w:bottom w:w="80" w:type="dxa"/>
              <w:right w:w="80" w:type="dxa"/>
            </w:tcMar>
            <w:vAlign w:val="center"/>
          </w:tcPr>
          <w:p w14:paraId="1C0FAD3A" w14:textId="77777777" w:rsidR="00DA0C49" w:rsidRDefault="00B10EEA">
            <w:pPr>
              <w:spacing w:after="0"/>
            </w:pPr>
            <w:del w:id="899" w:author="Claude" w:date="2026-10-02T09:00:00Z">
              <w:r>
                <w:rPr>
                  <w:sz w:val="15"/>
                </w:rPr>
                <w:delText>TBD</w:delText>
              </w:r>
            </w:del>
            <w:ins w:id="900" w:author="Claude" w:date="2026-10-02T09:00:00Z">
              <w:r>
                <w:rPr>
                  <w:sz w:val="15"/>
                </w:rPr>
                <w:t>Product lead + Engineering lead / Week 1 (before Section 17 Action 1 is frozen)</w:t>
              </w:r>
            </w:ins>
          </w:p>
        </w:tc>
      </w:tr>
      <w:tr w:rsidR="00DA0C49" w14:paraId="5AC1FBA8" w14:textId="77777777">
        <w:trPr>
          <w:cantSplit/>
          <w:jc w:val="center"/>
        </w:trPr>
        <w:tc>
          <w:tcPr>
            <w:tcW w:w="3408" w:type="dxa"/>
            <w:shd w:val="clear" w:color="auto" w:fill="F3F6F9"/>
            <w:tcMar>
              <w:top w:w="80" w:type="dxa"/>
              <w:left w:w="80" w:type="dxa"/>
              <w:bottom w:w="80" w:type="dxa"/>
              <w:right w:w="80" w:type="dxa"/>
            </w:tcMar>
            <w:vAlign w:val="center"/>
          </w:tcPr>
          <w:p w14:paraId="5072EB3E" w14:textId="77777777" w:rsidR="00DA0C49" w:rsidRDefault="00B10EEA">
            <w:pPr>
              <w:spacing w:after="0"/>
            </w:pPr>
            <w:r>
              <w:rPr>
                <w:sz w:val="15"/>
              </w:rPr>
              <w:t>Design partners</w:t>
            </w:r>
          </w:p>
        </w:tc>
        <w:tc>
          <w:tcPr>
            <w:tcW w:w="3408" w:type="dxa"/>
            <w:shd w:val="clear" w:color="auto" w:fill="F3F6F9"/>
            <w:tcMar>
              <w:top w:w="80" w:type="dxa"/>
              <w:left w:w="80" w:type="dxa"/>
              <w:bottom w:w="80" w:type="dxa"/>
              <w:right w:w="80" w:type="dxa"/>
            </w:tcMar>
            <w:vAlign w:val="center"/>
          </w:tcPr>
          <w:p w14:paraId="63B77E0A" w14:textId="77777777" w:rsidR="00DA0C49" w:rsidRDefault="00B10EEA">
            <w:pPr>
              <w:spacing w:after="0"/>
            </w:pPr>
            <w:r>
              <w:rPr>
                <w:sz w:val="15"/>
              </w:rPr>
              <w:t>Which 2–3 clients can provide enough historical data plus live access to validate workflows and outcomes?</w:t>
            </w:r>
          </w:p>
        </w:tc>
        <w:tc>
          <w:tcPr>
            <w:tcW w:w="3408" w:type="dxa"/>
            <w:shd w:val="clear" w:color="auto" w:fill="F3F6F9"/>
            <w:tcMar>
              <w:top w:w="80" w:type="dxa"/>
              <w:left w:w="80" w:type="dxa"/>
              <w:bottom w:w="80" w:type="dxa"/>
              <w:right w:w="80" w:type="dxa"/>
            </w:tcMar>
            <w:vAlign w:val="center"/>
          </w:tcPr>
          <w:p w14:paraId="116B41A4" w14:textId="77777777" w:rsidR="00DA0C49" w:rsidRDefault="00B10EEA">
            <w:pPr>
              <w:spacing w:after="0"/>
            </w:pPr>
            <w:del w:id="901" w:author="Claude" w:date="2026-10-02T09:00:00Z">
              <w:r>
                <w:rPr>
                  <w:sz w:val="15"/>
                </w:rPr>
                <w:delText>TBD</w:delText>
              </w:r>
            </w:del>
            <w:ins w:id="902" w:author="Claude" w:date="2026-10-02T09:00:00Z">
              <w:r>
                <w:rPr>
                  <w:sz w:val="15"/>
                </w:rPr>
                <w:t>Leadership + Sales / Week 1 (Section 17 Action 2)</w:t>
              </w:r>
            </w:ins>
          </w:p>
        </w:tc>
      </w:tr>
      <w:tr w:rsidR="00DA0C49" w14:paraId="3C0A215D" w14:textId="77777777">
        <w:trPr>
          <w:cantSplit/>
          <w:jc w:val="center"/>
        </w:trPr>
        <w:tc>
          <w:tcPr>
            <w:tcW w:w="3408" w:type="dxa"/>
            <w:tcMar>
              <w:top w:w="80" w:type="dxa"/>
              <w:left w:w="80" w:type="dxa"/>
              <w:bottom w:w="80" w:type="dxa"/>
              <w:right w:w="80" w:type="dxa"/>
            </w:tcMar>
            <w:vAlign w:val="center"/>
          </w:tcPr>
          <w:p w14:paraId="5EE03605" w14:textId="77777777" w:rsidR="00DA0C49" w:rsidRDefault="00B10EEA">
            <w:pPr>
              <w:spacing w:after="0"/>
            </w:pPr>
            <w:r>
              <w:rPr>
                <w:sz w:val="15"/>
              </w:rPr>
              <w:t>First integrations</w:t>
            </w:r>
          </w:p>
        </w:tc>
        <w:tc>
          <w:tcPr>
            <w:tcW w:w="3408" w:type="dxa"/>
            <w:tcMar>
              <w:top w:w="80" w:type="dxa"/>
              <w:left w:w="80" w:type="dxa"/>
              <w:bottom w:w="80" w:type="dxa"/>
              <w:right w:w="80" w:type="dxa"/>
            </w:tcMar>
            <w:vAlign w:val="center"/>
          </w:tcPr>
          <w:p w14:paraId="5A853D6C" w14:textId="77777777" w:rsidR="00DA0C49" w:rsidRDefault="00B10EEA">
            <w:pPr>
              <w:spacing w:after="0"/>
            </w:pPr>
            <w:r>
              <w:rPr>
                <w:sz w:val="15"/>
              </w:rPr>
              <w:t>Which EHR/PM and clearinghouse combinations cover the highest percentage of the current pipeline?</w:t>
            </w:r>
          </w:p>
        </w:tc>
        <w:tc>
          <w:tcPr>
            <w:tcW w:w="3408" w:type="dxa"/>
            <w:tcMar>
              <w:top w:w="80" w:type="dxa"/>
              <w:left w:w="80" w:type="dxa"/>
              <w:bottom w:w="80" w:type="dxa"/>
              <w:right w:w="80" w:type="dxa"/>
            </w:tcMar>
            <w:vAlign w:val="center"/>
          </w:tcPr>
          <w:p w14:paraId="44924FBF" w14:textId="77777777" w:rsidR="00DA0C49" w:rsidRDefault="00B10EEA">
            <w:pPr>
              <w:spacing w:after="0"/>
            </w:pPr>
            <w:del w:id="903" w:author="Claude" w:date="2026-10-02T09:00:00Z">
              <w:r>
                <w:rPr>
                  <w:sz w:val="15"/>
                </w:rPr>
                <w:delText>TBD</w:delText>
              </w:r>
            </w:del>
            <w:ins w:id="904" w:author="Claude" w:date="2026-10-02T09:00:00Z">
              <w:r>
                <w:rPr>
                  <w:sz w:val="15"/>
                </w:rPr>
                <w:t>Integration engineer + Sales / Before EDI foundation work (Week 3)</w:t>
              </w:r>
            </w:ins>
          </w:p>
        </w:tc>
      </w:tr>
      <w:tr w:rsidR="00DA0C49" w14:paraId="0F93C38C" w14:textId="77777777">
        <w:trPr>
          <w:cantSplit/>
          <w:jc w:val="center"/>
        </w:trPr>
        <w:tc>
          <w:tcPr>
            <w:tcW w:w="3408" w:type="dxa"/>
            <w:shd w:val="clear" w:color="auto" w:fill="F3F6F9"/>
            <w:tcMar>
              <w:top w:w="80" w:type="dxa"/>
              <w:left w:w="80" w:type="dxa"/>
              <w:bottom w:w="80" w:type="dxa"/>
              <w:right w:w="80" w:type="dxa"/>
            </w:tcMar>
            <w:vAlign w:val="center"/>
          </w:tcPr>
          <w:p w14:paraId="6BAEB17E" w14:textId="77777777" w:rsidR="00DA0C49" w:rsidRDefault="00B10EEA">
            <w:pPr>
              <w:spacing w:after="0"/>
            </w:pPr>
            <w:r>
              <w:rPr>
                <w:sz w:val="15"/>
              </w:rPr>
              <w:t>Write-back appetite</w:t>
            </w:r>
          </w:p>
        </w:tc>
        <w:tc>
          <w:tcPr>
            <w:tcW w:w="3408" w:type="dxa"/>
            <w:shd w:val="clear" w:color="auto" w:fill="F3F6F9"/>
            <w:tcMar>
              <w:top w:w="80" w:type="dxa"/>
              <w:left w:w="80" w:type="dxa"/>
              <w:bottom w:w="80" w:type="dxa"/>
              <w:right w:w="80" w:type="dxa"/>
            </w:tcMar>
            <w:vAlign w:val="center"/>
          </w:tcPr>
          <w:p w14:paraId="27DC1E45" w14:textId="77777777" w:rsidR="00DA0C49" w:rsidRDefault="00B10EEA">
            <w:pPr>
              <w:spacing w:after="0"/>
            </w:pPr>
            <w:r>
              <w:rPr>
                <w:sz w:val="15"/>
              </w:rPr>
              <w:t>Which actions can design partners authorize first: technical claim correction, task creation, eligibility update, ERA posting, or something else?</w:t>
            </w:r>
          </w:p>
        </w:tc>
        <w:tc>
          <w:tcPr>
            <w:tcW w:w="3408" w:type="dxa"/>
            <w:shd w:val="clear" w:color="auto" w:fill="F3F6F9"/>
            <w:tcMar>
              <w:top w:w="80" w:type="dxa"/>
              <w:left w:w="80" w:type="dxa"/>
              <w:bottom w:w="80" w:type="dxa"/>
              <w:right w:w="80" w:type="dxa"/>
            </w:tcMar>
            <w:vAlign w:val="center"/>
          </w:tcPr>
          <w:p w14:paraId="4281FB55" w14:textId="77777777" w:rsidR="00DA0C49" w:rsidRDefault="00B10EEA">
            <w:pPr>
              <w:spacing w:after="0"/>
            </w:pPr>
            <w:del w:id="905" w:author="Claude" w:date="2026-10-02T09:00:00Z">
              <w:r>
                <w:rPr>
                  <w:sz w:val="15"/>
                </w:rPr>
                <w:delText>TBD</w:delText>
              </w:r>
            </w:del>
            <w:ins w:id="906" w:author="Claude" w:date="2026-10-02T09:00:00Z">
              <w:r>
                <w:rPr>
                  <w:sz w:val="15"/>
                </w:rPr>
                <w:t>Product lead + Implementation / Week 6 (per Section 12)</w:t>
              </w:r>
            </w:ins>
          </w:p>
        </w:tc>
      </w:tr>
      <w:tr w:rsidR="00DA0C49" w14:paraId="5F4D5C37" w14:textId="77777777">
        <w:trPr>
          <w:cantSplit/>
          <w:jc w:val="center"/>
        </w:trPr>
        <w:tc>
          <w:tcPr>
            <w:tcW w:w="3408" w:type="dxa"/>
            <w:tcMar>
              <w:top w:w="80" w:type="dxa"/>
              <w:left w:w="80" w:type="dxa"/>
              <w:bottom w:w="80" w:type="dxa"/>
              <w:right w:w="80" w:type="dxa"/>
            </w:tcMar>
            <w:vAlign w:val="center"/>
          </w:tcPr>
          <w:p w14:paraId="32C19944" w14:textId="77777777" w:rsidR="00DA0C49" w:rsidRDefault="00B10EEA">
            <w:pPr>
              <w:spacing w:after="0"/>
            </w:pPr>
            <w:r>
              <w:rPr>
                <w:sz w:val="15"/>
              </w:rPr>
              <w:t>Payer intelligence</w:t>
            </w:r>
          </w:p>
        </w:tc>
        <w:tc>
          <w:tcPr>
            <w:tcW w:w="3408" w:type="dxa"/>
            <w:tcMar>
              <w:top w:w="80" w:type="dxa"/>
              <w:left w:w="80" w:type="dxa"/>
              <w:bottom w:w="80" w:type="dxa"/>
              <w:right w:w="80" w:type="dxa"/>
            </w:tcMar>
            <w:vAlign w:val="center"/>
          </w:tcPr>
          <w:p w14:paraId="4821A383" w14:textId="77777777" w:rsidR="00DA0C49" w:rsidRDefault="00B10EEA">
            <w:pPr>
              <w:spacing w:after="0"/>
            </w:pPr>
            <w:r>
              <w:rPr>
                <w:sz w:val="15"/>
              </w:rPr>
              <w:t>Do we make payer-specific rules/outcomes a first-class proprietary asset from day one?</w:t>
            </w:r>
          </w:p>
        </w:tc>
        <w:tc>
          <w:tcPr>
            <w:tcW w:w="3408" w:type="dxa"/>
            <w:tcMar>
              <w:top w:w="80" w:type="dxa"/>
              <w:left w:w="80" w:type="dxa"/>
              <w:bottom w:w="80" w:type="dxa"/>
              <w:right w:w="80" w:type="dxa"/>
            </w:tcMar>
            <w:vAlign w:val="center"/>
          </w:tcPr>
          <w:p w14:paraId="4D8AC250" w14:textId="77777777" w:rsidR="00DA0C49" w:rsidRDefault="00B10EEA">
            <w:pPr>
              <w:spacing w:after="0"/>
            </w:pPr>
            <w:del w:id="907" w:author="Claude" w:date="2026-10-02T09:00:00Z">
              <w:r>
                <w:rPr>
                  <w:sz w:val="15"/>
                </w:rPr>
                <w:delText>TBD</w:delText>
              </w:r>
            </w:del>
            <w:ins w:id="908" w:author="Claude" w:date="2026-10-02T09:00:00Z">
              <w:r>
                <w:rPr>
                  <w:sz w:val="15"/>
                </w:rPr>
                <w:t>Product lead + RCM domain lead / Before payer-rule library v1 (Days 31–60)</w:t>
              </w:r>
            </w:ins>
          </w:p>
        </w:tc>
      </w:tr>
      <w:tr w:rsidR="00DA0C49" w14:paraId="2B3F5502" w14:textId="77777777">
        <w:trPr>
          <w:cantSplit/>
          <w:jc w:val="center"/>
        </w:trPr>
        <w:tc>
          <w:tcPr>
            <w:tcW w:w="3408" w:type="dxa"/>
            <w:shd w:val="clear" w:color="auto" w:fill="F3F6F9"/>
            <w:tcMar>
              <w:top w:w="80" w:type="dxa"/>
              <w:left w:w="80" w:type="dxa"/>
              <w:bottom w:w="80" w:type="dxa"/>
              <w:right w:w="80" w:type="dxa"/>
            </w:tcMar>
            <w:vAlign w:val="center"/>
          </w:tcPr>
          <w:p w14:paraId="35D78C10" w14:textId="77777777" w:rsidR="00DA0C49" w:rsidRDefault="00B10EEA">
            <w:pPr>
              <w:spacing w:after="0"/>
            </w:pPr>
            <w:r>
              <w:rPr>
                <w:sz w:val="15"/>
              </w:rPr>
              <w:t>Contracts</w:t>
            </w:r>
          </w:p>
        </w:tc>
        <w:tc>
          <w:tcPr>
            <w:tcW w:w="3408" w:type="dxa"/>
            <w:shd w:val="clear" w:color="auto" w:fill="F3F6F9"/>
            <w:tcMar>
              <w:top w:w="80" w:type="dxa"/>
              <w:left w:w="80" w:type="dxa"/>
              <w:bottom w:w="80" w:type="dxa"/>
              <w:right w:w="80" w:type="dxa"/>
            </w:tcMar>
            <w:vAlign w:val="center"/>
          </w:tcPr>
          <w:p w14:paraId="292512BD" w14:textId="77777777" w:rsidR="00DA0C49" w:rsidRDefault="00B10EEA">
            <w:pPr>
              <w:spacing w:after="0"/>
            </w:pPr>
            <w:r>
              <w:rPr>
                <w:sz w:val="15"/>
              </w:rPr>
              <w:t>Can we obtain reliable fee schedules/contracts early enough to make underpayment detection an MVP pillar?</w:t>
            </w:r>
          </w:p>
        </w:tc>
        <w:tc>
          <w:tcPr>
            <w:tcW w:w="3408" w:type="dxa"/>
            <w:shd w:val="clear" w:color="auto" w:fill="F3F6F9"/>
            <w:tcMar>
              <w:top w:w="80" w:type="dxa"/>
              <w:left w:w="80" w:type="dxa"/>
              <w:bottom w:w="80" w:type="dxa"/>
              <w:right w:w="80" w:type="dxa"/>
            </w:tcMar>
            <w:vAlign w:val="center"/>
          </w:tcPr>
          <w:p w14:paraId="0E4C96BC" w14:textId="77777777" w:rsidR="00DA0C49" w:rsidRDefault="00B10EEA">
            <w:pPr>
              <w:spacing w:after="0"/>
            </w:pPr>
            <w:del w:id="909" w:author="Claude" w:date="2026-10-02T09:00:00Z">
              <w:r>
                <w:rPr>
                  <w:sz w:val="15"/>
                </w:rPr>
                <w:delText>TBD</w:delText>
              </w:r>
            </w:del>
            <w:ins w:id="910" w:author="Claude" w:date="2026-10-02T09:00:00Z">
              <w:r>
                <w:rPr>
                  <w:sz w:val="15"/>
                </w:rPr>
                <w:t>RCM domain lead + Implementation / Week 3 (underpayment prototype)</w:t>
              </w:r>
            </w:ins>
          </w:p>
        </w:tc>
      </w:tr>
      <w:tr w:rsidR="00DA0C49" w14:paraId="1208192E" w14:textId="77777777">
        <w:trPr>
          <w:cantSplit/>
          <w:jc w:val="center"/>
        </w:trPr>
        <w:tc>
          <w:tcPr>
            <w:tcW w:w="3408" w:type="dxa"/>
            <w:tcMar>
              <w:top w:w="80" w:type="dxa"/>
              <w:left w:w="80" w:type="dxa"/>
              <w:bottom w:w="80" w:type="dxa"/>
              <w:right w:w="80" w:type="dxa"/>
            </w:tcMar>
            <w:vAlign w:val="center"/>
          </w:tcPr>
          <w:p w14:paraId="37ACF5BC" w14:textId="77777777" w:rsidR="00DA0C49" w:rsidRDefault="00B10EEA">
            <w:pPr>
              <w:spacing w:after="0"/>
            </w:pPr>
            <w:r>
              <w:rPr>
                <w:sz w:val="15"/>
              </w:rPr>
              <w:t>AI model deployment</w:t>
            </w:r>
          </w:p>
        </w:tc>
        <w:tc>
          <w:tcPr>
            <w:tcW w:w="3408" w:type="dxa"/>
            <w:tcMar>
              <w:top w:w="80" w:type="dxa"/>
              <w:left w:w="80" w:type="dxa"/>
              <w:bottom w:w="80" w:type="dxa"/>
              <w:right w:w="80" w:type="dxa"/>
            </w:tcMar>
            <w:vAlign w:val="center"/>
          </w:tcPr>
          <w:p w14:paraId="015BF622" w14:textId="77777777" w:rsidR="00DA0C49" w:rsidRDefault="00B10EEA">
            <w:pPr>
              <w:spacing w:after="0"/>
            </w:pPr>
            <w:r>
              <w:rPr>
                <w:sz w:val="15"/>
              </w:rPr>
              <w:t>What model hosting and BAA requirements will be accepted by target clients?</w:t>
            </w:r>
          </w:p>
        </w:tc>
        <w:tc>
          <w:tcPr>
            <w:tcW w:w="3408" w:type="dxa"/>
            <w:tcMar>
              <w:top w:w="80" w:type="dxa"/>
              <w:left w:w="80" w:type="dxa"/>
              <w:bottom w:w="80" w:type="dxa"/>
              <w:right w:w="80" w:type="dxa"/>
            </w:tcMar>
            <w:vAlign w:val="center"/>
          </w:tcPr>
          <w:p w14:paraId="3FFE18BE" w14:textId="77777777" w:rsidR="00DA0C49" w:rsidRDefault="00B10EEA">
            <w:pPr>
              <w:spacing w:after="0"/>
            </w:pPr>
            <w:del w:id="911" w:author="Claude" w:date="2026-10-02T09:00:00Z">
              <w:r>
                <w:rPr>
                  <w:sz w:val="15"/>
                </w:rPr>
                <w:delText>TBD</w:delText>
              </w:r>
            </w:del>
            <w:ins w:id="912" w:author="Claude" w:date="2026-10-02T09:00:00Z">
              <w:r>
                <w:rPr>
                  <w:sz w:val="15"/>
                </w:rPr>
                <w:t>Security + AI Governance / Before PHI enters prototypes (Week 3)</w:t>
              </w:r>
            </w:ins>
          </w:p>
        </w:tc>
      </w:tr>
      <w:tr w:rsidR="00DA0C49" w14:paraId="0200B6A1" w14:textId="77777777">
        <w:trPr>
          <w:cantSplit/>
          <w:jc w:val="center"/>
        </w:trPr>
        <w:tc>
          <w:tcPr>
            <w:tcW w:w="3408" w:type="dxa"/>
            <w:shd w:val="clear" w:color="auto" w:fill="F3F6F9"/>
            <w:tcMar>
              <w:top w:w="80" w:type="dxa"/>
              <w:left w:w="80" w:type="dxa"/>
              <w:bottom w:w="80" w:type="dxa"/>
              <w:right w:w="80" w:type="dxa"/>
            </w:tcMar>
            <w:vAlign w:val="center"/>
          </w:tcPr>
          <w:p w14:paraId="5BBAA4B8" w14:textId="77777777" w:rsidR="00DA0C49" w:rsidRDefault="00B10EEA">
            <w:pPr>
              <w:spacing w:after="0"/>
            </w:pPr>
            <w:r>
              <w:rPr>
                <w:sz w:val="15"/>
              </w:rPr>
              <w:lastRenderedPageBreak/>
              <w:t>Commercial proof</w:t>
            </w:r>
          </w:p>
        </w:tc>
        <w:tc>
          <w:tcPr>
            <w:tcW w:w="3408" w:type="dxa"/>
            <w:shd w:val="clear" w:color="auto" w:fill="F3F6F9"/>
            <w:tcMar>
              <w:top w:w="80" w:type="dxa"/>
              <w:left w:w="80" w:type="dxa"/>
              <w:bottom w:w="80" w:type="dxa"/>
              <w:right w:w="80" w:type="dxa"/>
            </w:tcMar>
            <w:vAlign w:val="center"/>
          </w:tcPr>
          <w:p w14:paraId="224E0ABA" w14:textId="77777777" w:rsidR="00DA0C49" w:rsidRDefault="00B10EEA">
            <w:pPr>
              <w:spacing w:after="0"/>
            </w:pPr>
            <w:r>
              <w:rPr>
                <w:sz w:val="15"/>
              </w:rPr>
              <w:t>What minimum measured outcome will justify moving from design partner to paid rollout?</w:t>
            </w:r>
          </w:p>
        </w:tc>
        <w:tc>
          <w:tcPr>
            <w:tcW w:w="3408" w:type="dxa"/>
            <w:shd w:val="clear" w:color="auto" w:fill="F3F6F9"/>
            <w:tcMar>
              <w:top w:w="80" w:type="dxa"/>
              <w:left w:w="80" w:type="dxa"/>
              <w:bottom w:w="80" w:type="dxa"/>
              <w:right w:w="80" w:type="dxa"/>
            </w:tcMar>
            <w:vAlign w:val="center"/>
          </w:tcPr>
          <w:p w14:paraId="26FE39EB" w14:textId="77777777" w:rsidR="00DA0C49" w:rsidRDefault="00B10EEA">
            <w:pPr>
              <w:spacing w:after="0"/>
            </w:pPr>
            <w:del w:id="913" w:author="Claude" w:date="2026-10-02T09:00:00Z">
              <w:r>
                <w:rPr>
                  <w:sz w:val="15"/>
                </w:rPr>
                <w:delText>TBD</w:delText>
              </w:r>
            </w:del>
            <w:ins w:id="914" w:author="Claude" w:date="2026-10-02T09:00:00Z">
              <w:r>
                <w:rPr>
                  <w:sz w:val="15"/>
                </w:rPr>
                <w:t>Leadership + Product lead / Before the Days 151–180 commercialization package</w:t>
              </w:r>
            </w:ins>
          </w:p>
        </w:tc>
      </w:tr>
      <w:tr w:rsidR="00DA0C49" w14:paraId="25395655" w14:textId="77777777">
        <w:trPr>
          <w:cantSplit/>
          <w:jc w:val="center"/>
        </w:trPr>
        <w:tc>
          <w:tcPr>
            <w:tcW w:w="3408" w:type="dxa"/>
            <w:tcMar>
              <w:top w:w="80" w:type="dxa"/>
              <w:left w:w="80" w:type="dxa"/>
              <w:bottom w:w="80" w:type="dxa"/>
              <w:right w:w="80" w:type="dxa"/>
            </w:tcMar>
            <w:vAlign w:val="center"/>
          </w:tcPr>
          <w:p w14:paraId="706AF230" w14:textId="77777777" w:rsidR="00DA0C49" w:rsidRDefault="00B10EEA">
            <w:pPr>
              <w:spacing w:after="0"/>
            </w:pPr>
            <w:r>
              <w:rPr>
                <w:sz w:val="15"/>
              </w:rPr>
              <w:t>Operational ownership</w:t>
            </w:r>
          </w:p>
        </w:tc>
        <w:tc>
          <w:tcPr>
            <w:tcW w:w="3408" w:type="dxa"/>
            <w:tcMar>
              <w:top w:w="80" w:type="dxa"/>
              <w:left w:w="80" w:type="dxa"/>
              <w:bottom w:w="80" w:type="dxa"/>
              <w:right w:w="80" w:type="dxa"/>
            </w:tcMar>
            <w:vAlign w:val="center"/>
          </w:tcPr>
          <w:p w14:paraId="51DA0204" w14:textId="77777777" w:rsidR="00DA0C49" w:rsidRDefault="00B10EEA">
            <w:pPr>
              <w:spacing w:after="0"/>
            </w:pPr>
            <w:r>
              <w:rPr>
                <w:sz w:val="15"/>
              </w:rPr>
              <w:t>Who inside KrisnnAI owns ongoing payer-rule QA, denial taxonomy, workflow releases and model quality after launch?</w:t>
            </w:r>
          </w:p>
        </w:tc>
        <w:tc>
          <w:tcPr>
            <w:tcW w:w="3408" w:type="dxa"/>
            <w:tcMar>
              <w:top w:w="80" w:type="dxa"/>
              <w:left w:w="80" w:type="dxa"/>
              <w:bottom w:w="80" w:type="dxa"/>
              <w:right w:w="80" w:type="dxa"/>
            </w:tcMar>
            <w:vAlign w:val="center"/>
          </w:tcPr>
          <w:p w14:paraId="338C377C" w14:textId="77777777" w:rsidR="00DA0C49" w:rsidRDefault="00B10EEA">
            <w:pPr>
              <w:spacing w:after="0"/>
            </w:pPr>
            <w:del w:id="915" w:author="Claude" w:date="2026-10-02T09:00:00Z">
              <w:r>
                <w:rPr>
                  <w:sz w:val="15"/>
                </w:rPr>
                <w:delText>TBD</w:delText>
              </w:r>
            </w:del>
            <w:ins w:id="916" w:author="Claude" w:date="2026-10-02T09:00:00Z">
              <w:r>
                <w:rPr>
                  <w:sz w:val="15"/>
                </w:rPr>
                <w:t>RCM operations lead + Product lead / Before approve-and-run (Days 91–120)</w:t>
              </w:r>
            </w:ins>
          </w:p>
        </w:tc>
      </w:tr>
      <w:tr w:rsidR="008B20BB" w14:paraId="51B282CA" w14:textId="77777777">
        <w:trPr>
          <w:cantSplit/>
          <w:jc w:val="center"/>
          <w:ins w:id="917" w:author="Claude" w:date="2026-10-02T09:00:00Z"/>
        </w:trPr>
        <w:tc>
          <w:tcPr>
            <w:tcW w:w="3408" w:type="dxa"/>
            <w:tcMar>
              <w:top w:w="80" w:type="dxa"/>
              <w:left w:w="80" w:type="dxa"/>
              <w:bottom w:w="80" w:type="dxa"/>
              <w:right w:w="80" w:type="dxa"/>
            </w:tcMar>
            <w:vAlign w:val="center"/>
          </w:tcPr>
          <w:p w14:paraId="23B1BCE5" w14:textId="77777777" w:rsidR="008B20BB" w:rsidRDefault="00000000">
            <w:pPr>
              <w:spacing w:after="0"/>
              <w:rPr>
                <w:ins w:id="918" w:author="Claude" w:date="2026-10-02T09:00:00Z"/>
              </w:rPr>
            </w:pPr>
            <w:ins w:id="919" w:author="Claude" w:date="2026-10-02T09:00:00Z">
              <w:r>
                <w:rPr>
                  <w:sz w:val="15"/>
                </w:rPr>
                <w:t>Target customer</w:t>
              </w:r>
            </w:ins>
          </w:p>
        </w:tc>
        <w:tc>
          <w:tcPr>
            <w:tcW w:w="3408" w:type="dxa"/>
            <w:tcMar>
              <w:top w:w="80" w:type="dxa"/>
              <w:left w:w="80" w:type="dxa"/>
              <w:bottom w:w="80" w:type="dxa"/>
              <w:right w:w="80" w:type="dxa"/>
            </w:tcMar>
            <w:vAlign w:val="center"/>
          </w:tcPr>
          <w:p w14:paraId="74A851A3" w14:textId="77777777" w:rsidR="008B20BB" w:rsidRDefault="00000000">
            <w:pPr>
              <w:spacing w:after="0"/>
              <w:rPr>
                <w:ins w:id="920" w:author="Claude" w:date="2026-10-02T09:00:00Z"/>
              </w:rPr>
            </w:pPr>
            <w:ins w:id="921" w:author="Claude" w:date="2026-10-02T09:00:00Z">
              <w:r>
                <w:rPr>
                  <w:sz w:val="15"/>
                </w:rPr>
                <w:t>Which specialty, size band, EHR/PM and payer mix define the initial ideal customer profile?</w:t>
              </w:r>
            </w:ins>
          </w:p>
        </w:tc>
        <w:tc>
          <w:tcPr>
            <w:tcW w:w="3408" w:type="dxa"/>
            <w:tcMar>
              <w:top w:w="80" w:type="dxa"/>
              <w:left w:w="80" w:type="dxa"/>
              <w:bottom w:w="80" w:type="dxa"/>
              <w:right w:w="80" w:type="dxa"/>
            </w:tcMar>
            <w:vAlign w:val="center"/>
          </w:tcPr>
          <w:p w14:paraId="7850E01C" w14:textId="77777777" w:rsidR="008B20BB" w:rsidRDefault="00000000">
            <w:pPr>
              <w:spacing w:after="0"/>
              <w:rPr>
                <w:ins w:id="922" w:author="Claude" w:date="2026-10-02T09:00:00Z"/>
              </w:rPr>
            </w:pPr>
            <w:ins w:id="923" w:author="Claude" w:date="2026-10-02T09:00:00Z">
              <w:r>
                <w:rPr>
                  <w:sz w:val="15"/>
                </w:rPr>
                <w:t>Leadership + Sales / Week 1</w:t>
              </w:r>
            </w:ins>
          </w:p>
        </w:tc>
      </w:tr>
      <w:tr w:rsidR="008B20BB" w14:paraId="489FC286" w14:textId="77777777">
        <w:trPr>
          <w:cantSplit/>
          <w:jc w:val="center"/>
          <w:ins w:id="924" w:author="Claude" w:date="2026-10-02T09:00:00Z"/>
        </w:trPr>
        <w:tc>
          <w:tcPr>
            <w:tcW w:w="3408" w:type="dxa"/>
            <w:tcMar>
              <w:top w:w="80" w:type="dxa"/>
              <w:left w:w="80" w:type="dxa"/>
              <w:bottom w:w="80" w:type="dxa"/>
              <w:right w:w="80" w:type="dxa"/>
            </w:tcMar>
            <w:vAlign w:val="center"/>
          </w:tcPr>
          <w:p w14:paraId="48505985" w14:textId="77777777" w:rsidR="008B20BB" w:rsidRDefault="00000000">
            <w:pPr>
              <w:spacing w:after="0"/>
              <w:rPr>
                <w:ins w:id="925" w:author="Claude" w:date="2026-10-02T09:00:00Z"/>
              </w:rPr>
            </w:pPr>
            <w:ins w:id="926" w:author="Claude" w:date="2026-10-02T09:00:00Z">
              <w:r>
                <w:rPr>
                  <w:sz w:val="15"/>
                </w:rPr>
                <w:t>Commercial model</w:t>
              </w:r>
            </w:ins>
          </w:p>
        </w:tc>
        <w:tc>
          <w:tcPr>
            <w:tcW w:w="3408" w:type="dxa"/>
            <w:tcMar>
              <w:top w:w="80" w:type="dxa"/>
              <w:left w:w="80" w:type="dxa"/>
              <w:bottom w:w="80" w:type="dxa"/>
              <w:right w:w="80" w:type="dxa"/>
            </w:tcMar>
            <w:vAlign w:val="center"/>
          </w:tcPr>
          <w:p w14:paraId="4D8730DC" w14:textId="77777777" w:rsidR="008B20BB" w:rsidRDefault="00000000">
            <w:pPr>
              <w:spacing w:after="0"/>
              <w:rPr>
                <w:ins w:id="927" w:author="Claude" w:date="2026-10-02T09:00:00Z"/>
              </w:rPr>
            </w:pPr>
            <w:ins w:id="928" w:author="Claude" w:date="2026-10-02T09:00:00Z">
              <w:r>
                <w:rPr>
                  <w:sz w:val="15"/>
                </w:rPr>
                <w:t>Platform fee, outcome-based fee or hybrid – and how is incremental value verified and shared?</w:t>
              </w:r>
            </w:ins>
          </w:p>
        </w:tc>
        <w:tc>
          <w:tcPr>
            <w:tcW w:w="3408" w:type="dxa"/>
            <w:tcMar>
              <w:top w:w="80" w:type="dxa"/>
              <w:left w:w="80" w:type="dxa"/>
              <w:bottom w:w="80" w:type="dxa"/>
              <w:right w:w="80" w:type="dxa"/>
            </w:tcMar>
            <w:vAlign w:val="center"/>
          </w:tcPr>
          <w:p w14:paraId="566A5730" w14:textId="77777777" w:rsidR="008B20BB" w:rsidRDefault="00000000">
            <w:pPr>
              <w:spacing w:after="0"/>
              <w:rPr>
                <w:ins w:id="929" w:author="Claude" w:date="2026-10-02T09:00:00Z"/>
              </w:rPr>
            </w:pPr>
            <w:ins w:id="930" w:author="Claude" w:date="2026-10-02T09:00:00Z">
              <w:r>
                <w:rPr>
                  <w:sz w:val="15"/>
                </w:rPr>
                <w:t>Leadership + Finance / Before the Days 151–180 commercialization package; hypothesis needed earlier to design attribution</w:t>
              </w:r>
            </w:ins>
          </w:p>
        </w:tc>
      </w:tr>
      <w:tr w:rsidR="008B20BB" w14:paraId="7DCEC9C5" w14:textId="77777777">
        <w:trPr>
          <w:cantSplit/>
          <w:jc w:val="center"/>
          <w:ins w:id="931" w:author="Claude" w:date="2026-10-02T09:00:00Z"/>
        </w:trPr>
        <w:tc>
          <w:tcPr>
            <w:tcW w:w="3408" w:type="dxa"/>
            <w:tcMar>
              <w:top w:w="80" w:type="dxa"/>
              <w:left w:w="80" w:type="dxa"/>
              <w:bottom w:w="80" w:type="dxa"/>
              <w:right w:w="80" w:type="dxa"/>
            </w:tcMar>
            <w:vAlign w:val="center"/>
          </w:tcPr>
          <w:p w14:paraId="33F672B6" w14:textId="77777777" w:rsidR="008B20BB" w:rsidRDefault="00000000">
            <w:pPr>
              <w:spacing w:after="0"/>
              <w:rPr>
                <w:ins w:id="932" w:author="Claude" w:date="2026-10-02T09:00:00Z"/>
              </w:rPr>
            </w:pPr>
            <w:ins w:id="933" w:author="Claude" w:date="2026-10-02T09:00:00Z">
              <w:r>
                <w:rPr>
                  <w:sz w:val="15"/>
                </w:rPr>
                <w:t>Data-use rights</w:t>
              </w:r>
            </w:ins>
          </w:p>
        </w:tc>
        <w:tc>
          <w:tcPr>
            <w:tcW w:w="3408" w:type="dxa"/>
            <w:tcMar>
              <w:top w:w="80" w:type="dxa"/>
              <w:left w:w="80" w:type="dxa"/>
              <w:bottom w:w="80" w:type="dxa"/>
              <w:right w:w="80" w:type="dxa"/>
            </w:tcMar>
            <w:vAlign w:val="center"/>
          </w:tcPr>
          <w:p w14:paraId="109B7667" w14:textId="77777777" w:rsidR="008B20BB" w:rsidRDefault="00000000">
            <w:pPr>
              <w:spacing w:after="0"/>
              <w:rPr>
                <w:ins w:id="934" w:author="Claude" w:date="2026-10-02T09:00:00Z"/>
              </w:rPr>
            </w:pPr>
            <w:ins w:id="935" w:author="Claude" w:date="2026-10-02T09:00:00Z">
              <w:r>
                <w:rPr>
                  <w:sz w:val="15"/>
                </w:rPr>
                <w:t>Can design-partner contracts grant rights to use de-identified data for model improvement and cross-client payer intelligence?</w:t>
              </w:r>
            </w:ins>
          </w:p>
        </w:tc>
        <w:tc>
          <w:tcPr>
            <w:tcW w:w="3408" w:type="dxa"/>
            <w:tcMar>
              <w:top w:w="80" w:type="dxa"/>
              <w:left w:w="80" w:type="dxa"/>
              <w:bottom w:w="80" w:type="dxa"/>
              <w:right w:w="80" w:type="dxa"/>
            </w:tcMar>
            <w:vAlign w:val="center"/>
          </w:tcPr>
          <w:p w14:paraId="371A0F6E" w14:textId="77777777" w:rsidR="008B20BB" w:rsidRDefault="00000000">
            <w:pPr>
              <w:spacing w:after="0"/>
              <w:rPr>
                <w:ins w:id="936" w:author="Claude" w:date="2026-10-02T09:00:00Z"/>
              </w:rPr>
            </w:pPr>
            <w:ins w:id="937" w:author="Claude" w:date="2026-10-02T09:00:00Z">
              <w:r>
                <w:rPr>
                  <w:sz w:val="15"/>
                </w:rPr>
                <w:t>Legal + Leadership / Week 1 (in the first design-partner contract)</w:t>
              </w:r>
            </w:ins>
          </w:p>
        </w:tc>
      </w:tr>
      <w:tr w:rsidR="008B20BB" w14:paraId="05821E41" w14:textId="77777777">
        <w:trPr>
          <w:cantSplit/>
          <w:jc w:val="center"/>
          <w:ins w:id="938" w:author="Claude" w:date="2026-10-02T09:00:00Z"/>
        </w:trPr>
        <w:tc>
          <w:tcPr>
            <w:tcW w:w="3408" w:type="dxa"/>
            <w:tcMar>
              <w:top w:w="80" w:type="dxa"/>
              <w:left w:w="80" w:type="dxa"/>
              <w:bottom w:w="80" w:type="dxa"/>
              <w:right w:w="80" w:type="dxa"/>
            </w:tcMar>
            <w:vAlign w:val="center"/>
          </w:tcPr>
          <w:p w14:paraId="011F9078" w14:textId="77777777" w:rsidR="008B20BB" w:rsidRDefault="00000000">
            <w:pPr>
              <w:spacing w:after="0"/>
              <w:rPr>
                <w:ins w:id="939" w:author="Claude" w:date="2026-10-02T09:00:00Z"/>
              </w:rPr>
            </w:pPr>
            <w:ins w:id="940" w:author="Claude" w:date="2026-10-02T09:00:00Z">
              <w:r>
                <w:rPr>
                  <w:sz w:val="15"/>
                </w:rPr>
                <w:t>EDI operating model</w:t>
              </w:r>
            </w:ins>
          </w:p>
        </w:tc>
        <w:tc>
          <w:tcPr>
            <w:tcW w:w="3408" w:type="dxa"/>
            <w:tcMar>
              <w:top w:w="80" w:type="dxa"/>
              <w:left w:w="80" w:type="dxa"/>
              <w:bottom w:w="80" w:type="dxa"/>
              <w:right w:w="80" w:type="dxa"/>
            </w:tcMar>
            <w:vAlign w:val="center"/>
          </w:tcPr>
          <w:p w14:paraId="32F5EF7C" w14:textId="77777777" w:rsidR="008B20BB" w:rsidRDefault="00000000">
            <w:pPr>
              <w:spacing w:after="0"/>
              <w:rPr>
                <w:ins w:id="941" w:author="Claude" w:date="2026-10-02T09:00:00Z"/>
              </w:rPr>
            </w:pPr>
            <w:ins w:id="942" w:author="Claude" w:date="2026-10-02T09:00:00Z">
              <w:r>
                <w:rPr>
                  <w:sz w:val="15"/>
                </w:rPr>
                <w:t>Overlay on a partner clearinghouse, or direct payer connectivity?</w:t>
              </w:r>
            </w:ins>
          </w:p>
        </w:tc>
        <w:tc>
          <w:tcPr>
            <w:tcW w:w="3408" w:type="dxa"/>
            <w:tcMar>
              <w:top w:w="80" w:type="dxa"/>
              <w:left w:w="80" w:type="dxa"/>
              <w:bottom w:w="80" w:type="dxa"/>
              <w:right w:w="80" w:type="dxa"/>
            </w:tcMar>
            <w:vAlign w:val="center"/>
          </w:tcPr>
          <w:p w14:paraId="1FF1421D" w14:textId="77777777" w:rsidR="008B20BB" w:rsidRDefault="00000000">
            <w:pPr>
              <w:spacing w:after="0"/>
              <w:rPr>
                <w:ins w:id="943" w:author="Claude" w:date="2026-10-02T09:00:00Z"/>
              </w:rPr>
            </w:pPr>
            <w:ins w:id="944" w:author="Claude" w:date="2026-10-02T09:00:00Z">
              <w:r>
                <w:rPr>
                  <w:sz w:val="15"/>
                </w:rPr>
                <w:t>Integration engineer + Engineering lead / Before EDI foundation work (Week 3)</w:t>
              </w:r>
            </w:ins>
          </w:p>
        </w:tc>
      </w:tr>
      <w:tr w:rsidR="008B20BB" w14:paraId="5A0AE3D2" w14:textId="77777777">
        <w:trPr>
          <w:cantSplit/>
          <w:jc w:val="center"/>
          <w:ins w:id="945" w:author="Claude" w:date="2026-10-02T09:00:00Z"/>
        </w:trPr>
        <w:tc>
          <w:tcPr>
            <w:tcW w:w="3408" w:type="dxa"/>
            <w:tcMar>
              <w:top w:w="80" w:type="dxa"/>
              <w:left w:w="80" w:type="dxa"/>
              <w:bottom w:w="80" w:type="dxa"/>
              <w:right w:w="80" w:type="dxa"/>
            </w:tcMar>
            <w:vAlign w:val="center"/>
          </w:tcPr>
          <w:p w14:paraId="6BCF58EC" w14:textId="77777777" w:rsidR="008B20BB" w:rsidRDefault="00000000">
            <w:pPr>
              <w:spacing w:after="0"/>
              <w:rPr>
                <w:ins w:id="946" w:author="Claude" w:date="2026-10-02T09:00:00Z"/>
              </w:rPr>
            </w:pPr>
            <w:ins w:id="947" w:author="Claude" w:date="2026-10-02T09:00:00Z">
              <w:r>
                <w:rPr>
                  <w:sz w:val="15"/>
                </w:rPr>
                <w:t>Security assurance</w:t>
              </w:r>
            </w:ins>
          </w:p>
        </w:tc>
        <w:tc>
          <w:tcPr>
            <w:tcW w:w="3408" w:type="dxa"/>
            <w:tcMar>
              <w:top w:w="80" w:type="dxa"/>
              <w:left w:w="80" w:type="dxa"/>
              <w:bottom w:w="80" w:type="dxa"/>
              <w:right w:w="80" w:type="dxa"/>
            </w:tcMar>
            <w:vAlign w:val="center"/>
          </w:tcPr>
          <w:p w14:paraId="0C934BDD" w14:textId="77777777" w:rsidR="008B20BB" w:rsidRDefault="00000000">
            <w:pPr>
              <w:spacing w:after="0"/>
              <w:rPr>
                <w:ins w:id="948" w:author="Claude" w:date="2026-10-02T09:00:00Z"/>
              </w:rPr>
            </w:pPr>
            <w:ins w:id="949" w:author="Claude" w:date="2026-10-02T09:00:00Z">
              <w:r>
                <w:rPr>
                  <w:sz w:val="15"/>
                </w:rPr>
                <w:t>Which certification path (SOC 2 Type I then II; HITRUST) and by when do target clients require it?</w:t>
              </w:r>
            </w:ins>
          </w:p>
        </w:tc>
        <w:tc>
          <w:tcPr>
            <w:tcW w:w="3408" w:type="dxa"/>
            <w:tcMar>
              <w:top w:w="80" w:type="dxa"/>
              <w:left w:w="80" w:type="dxa"/>
              <w:bottom w:w="80" w:type="dxa"/>
              <w:right w:w="80" w:type="dxa"/>
            </w:tcMar>
            <w:vAlign w:val="center"/>
          </w:tcPr>
          <w:p w14:paraId="09D20B5F" w14:textId="77777777" w:rsidR="008B20BB" w:rsidRDefault="00000000">
            <w:pPr>
              <w:spacing w:after="0"/>
              <w:rPr>
                <w:ins w:id="950" w:author="Claude" w:date="2026-10-02T09:00:00Z"/>
              </w:rPr>
            </w:pPr>
            <w:ins w:id="951" w:author="Claude" w:date="2026-10-02T09:00:00Z">
              <w:r>
                <w:rPr>
                  <w:sz w:val="15"/>
                </w:rPr>
                <w:t>Security lead / Before first design-partner live assist (Days 61–90)</w:t>
              </w:r>
            </w:ins>
          </w:p>
        </w:tc>
      </w:tr>
      <w:tr w:rsidR="008B20BB" w14:paraId="43EBDC45" w14:textId="77777777">
        <w:trPr>
          <w:cantSplit/>
          <w:jc w:val="center"/>
          <w:ins w:id="952" w:author="Claude" w:date="2026-10-02T09:00:00Z"/>
        </w:trPr>
        <w:tc>
          <w:tcPr>
            <w:tcW w:w="3408" w:type="dxa"/>
            <w:tcMar>
              <w:top w:w="80" w:type="dxa"/>
              <w:left w:w="80" w:type="dxa"/>
              <w:bottom w:w="80" w:type="dxa"/>
              <w:right w:w="80" w:type="dxa"/>
            </w:tcMar>
            <w:vAlign w:val="center"/>
          </w:tcPr>
          <w:p w14:paraId="6ED2E4D9" w14:textId="77777777" w:rsidR="008B20BB" w:rsidRDefault="00000000">
            <w:pPr>
              <w:spacing w:after="0"/>
              <w:rPr>
                <w:ins w:id="953" w:author="Claude" w:date="2026-10-02T09:00:00Z"/>
              </w:rPr>
            </w:pPr>
            <w:ins w:id="954" w:author="Claude" w:date="2026-10-02T09:00:00Z">
              <w:r>
                <w:rPr>
                  <w:sz w:val="15"/>
                </w:rPr>
                <w:t>Land motion and stickiness scope</w:t>
              </w:r>
            </w:ins>
          </w:p>
        </w:tc>
        <w:tc>
          <w:tcPr>
            <w:tcW w:w="3408" w:type="dxa"/>
            <w:tcMar>
              <w:top w:w="80" w:type="dxa"/>
              <w:left w:w="80" w:type="dxa"/>
              <w:bottom w:w="80" w:type="dxa"/>
              <w:right w:w="80" w:type="dxa"/>
            </w:tcMar>
            <w:vAlign w:val="center"/>
          </w:tcPr>
          <w:p w14:paraId="2BA258D0" w14:textId="77777777" w:rsidR="008B20BB" w:rsidRDefault="00000000">
            <w:pPr>
              <w:spacing w:after="0"/>
              <w:rPr>
                <w:ins w:id="955" w:author="Claude" w:date="2026-10-02T09:00:00Z"/>
              </w:rPr>
            </w:pPr>
            <w:ins w:id="956" w:author="Claude" w:date="2026-10-02T09:00:00Z">
              <w:r>
                <w:rPr>
                  <w:sz w:val="15"/>
                </w:rPr>
                <w:t>Decided: A15-lite is pulled forward as the land motion. Which stickiness features (value ledger, tenant memory, decision record, policy configuration, contract repository) are committed to the foundation?</w:t>
              </w:r>
            </w:ins>
          </w:p>
        </w:tc>
        <w:tc>
          <w:tcPr>
            <w:tcW w:w="3408" w:type="dxa"/>
            <w:tcMar>
              <w:top w:w="80" w:type="dxa"/>
              <w:left w:w="80" w:type="dxa"/>
              <w:bottom w:w="80" w:type="dxa"/>
              <w:right w:w="80" w:type="dxa"/>
            </w:tcMar>
            <w:vAlign w:val="center"/>
          </w:tcPr>
          <w:p w14:paraId="0E35E055" w14:textId="77777777" w:rsidR="008B20BB" w:rsidRDefault="00000000">
            <w:pPr>
              <w:spacing w:after="0"/>
              <w:rPr>
                <w:ins w:id="957" w:author="Claude" w:date="2026-10-02T09:00:00Z"/>
              </w:rPr>
            </w:pPr>
            <w:ins w:id="958" w:author="Claude" w:date="2026-10-02T09:00:00Z">
              <w:r>
                <w:rPr>
                  <w:sz w:val="15"/>
                </w:rPr>
                <w:t>Leadership + Product lead / Week 1</w:t>
              </w:r>
            </w:ins>
          </w:p>
        </w:tc>
      </w:tr>
    </w:tbl>
    <w:p w14:paraId="4A6E102B" w14:textId="77777777" w:rsidR="00DA0C49" w:rsidRDefault="00B10EEA">
      <w:pPr>
        <w:pStyle w:val="Heading1"/>
      </w:pPr>
      <w:bookmarkStart w:id="959" w:name="_Toc9000022"/>
      <w:bookmarkStart w:id="960" w:name="_Toc242031684"/>
      <w:r>
        <w:t>17. Recommended next steps: next 30 days</w:t>
      </w:r>
      <w:bookmarkEnd w:id="959"/>
      <w:bookmarkEnd w:id="960"/>
    </w:p>
    <w:tbl>
      <w:tblPr>
        <w:tblStyle w:val="TableGrid"/>
        <w:tblW w:w="0" w:type="auto"/>
        <w:jc w:val="center"/>
        <w:tblLook w:val="04A0" w:firstRow="1" w:lastRow="0" w:firstColumn="1" w:lastColumn="0" w:noHBand="0" w:noVBand="1"/>
      </w:tblPr>
      <w:tblGrid>
        <w:gridCol w:w="2276"/>
        <w:gridCol w:w="3451"/>
        <w:gridCol w:w="2277"/>
        <w:gridCol w:w="2210"/>
      </w:tblGrid>
      <w:tr w:rsidR="00DA0C49" w14:paraId="0A97F375" w14:textId="77777777">
        <w:trPr>
          <w:cantSplit/>
          <w:tblHeader/>
          <w:jc w:val="center"/>
        </w:trPr>
        <w:tc>
          <w:tcPr>
            <w:tcW w:w="2556" w:type="dxa"/>
            <w:shd w:val="clear" w:color="auto" w:fill="17365D"/>
            <w:tcMar>
              <w:top w:w="80" w:type="dxa"/>
              <w:left w:w="80" w:type="dxa"/>
              <w:bottom w:w="80" w:type="dxa"/>
              <w:right w:w="80" w:type="dxa"/>
            </w:tcMar>
            <w:vAlign w:val="center"/>
          </w:tcPr>
          <w:p w14:paraId="7B6F17EF" w14:textId="77777777" w:rsidR="00DA0C49" w:rsidRDefault="00B10EEA">
            <w:pPr>
              <w:spacing w:after="0"/>
            </w:pPr>
            <w:r>
              <w:rPr>
                <w:b/>
                <w:color w:val="FFFFFF"/>
                <w:sz w:val="15"/>
              </w:rPr>
              <w:t>Action</w:t>
            </w:r>
          </w:p>
        </w:tc>
        <w:tc>
          <w:tcPr>
            <w:tcW w:w="2556" w:type="dxa"/>
            <w:shd w:val="clear" w:color="auto" w:fill="17365D"/>
            <w:tcMar>
              <w:top w:w="80" w:type="dxa"/>
              <w:left w:w="80" w:type="dxa"/>
              <w:bottom w:w="80" w:type="dxa"/>
              <w:right w:w="80" w:type="dxa"/>
            </w:tcMar>
            <w:vAlign w:val="center"/>
          </w:tcPr>
          <w:p w14:paraId="6FF6359D" w14:textId="77777777" w:rsidR="00DA0C49" w:rsidRDefault="00B10EEA">
            <w:pPr>
              <w:spacing w:after="0"/>
            </w:pPr>
            <w:r>
              <w:rPr>
                <w:b/>
                <w:color w:val="FFFFFF"/>
                <w:sz w:val="15"/>
              </w:rPr>
              <w:t>Output</w:t>
            </w:r>
          </w:p>
        </w:tc>
        <w:tc>
          <w:tcPr>
            <w:tcW w:w="2556" w:type="dxa"/>
            <w:shd w:val="clear" w:color="auto" w:fill="17365D"/>
            <w:tcMar>
              <w:top w:w="80" w:type="dxa"/>
              <w:left w:w="80" w:type="dxa"/>
              <w:bottom w:w="80" w:type="dxa"/>
              <w:right w:w="80" w:type="dxa"/>
            </w:tcMar>
            <w:vAlign w:val="center"/>
          </w:tcPr>
          <w:p w14:paraId="5373C9BC" w14:textId="77777777" w:rsidR="00DA0C49" w:rsidRDefault="00B10EEA">
            <w:pPr>
              <w:spacing w:after="0"/>
            </w:pPr>
            <w:r>
              <w:rPr>
                <w:b/>
                <w:color w:val="FFFFFF"/>
                <w:sz w:val="15"/>
              </w:rPr>
              <w:t>Owner</w:t>
            </w:r>
          </w:p>
        </w:tc>
        <w:tc>
          <w:tcPr>
            <w:tcW w:w="2556" w:type="dxa"/>
            <w:shd w:val="clear" w:color="auto" w:fill="17365D"/>
            <w:tcMar>
              <w:top w:w="80" w:type="dxa"/>
              <w:left w:w="80" w:type="dxa"/>
              <w:bottom w:w="80" w:type="dxa"/>
              <w:right w:w="80" w:type="dxa"/>
            </w:tcMar>
            <w:vAlign w:val="center"/>
          </w:tcPr>
          <w:p w14:paraId="1C0F1B53" w14:textId="77777777" w:rsidR="00DA0C49" w:rsidRDefault="00B10EEA">
            <w:pPr>
              <w:spacing w:after="0"/>
            </w:pPr>
            <w:r>
              <w:rPr>
                <w:b/>
                <w:color w:val="FFFFFF"/>
                <w:sz w:val="15"/>
              </w:rPr>
              <w:t>Target</w:t>
            </w:r>
          </w:p>
        </w:tc>
      </w:tr>
      <w:tr w:rsidR="00DA0C49" w14:paraId="2C7B2866" w14:textId="77777777">
        <w:trPr>
          <w:cantSplit/>
          <w:jc w:val="center"/>
        </w:trPr>
        <w:tc>
          <w:tcPr>
            <w:tcW w:w="2556" w:type="dxa"/>
            <w:tcMar>
              <w:top w:w="80" w:type="dxa"/>
              <w:left w:w="80" w:type="dxa"/>
              <w:bottom w:w="80" w:type="dxa"/>
              <w:right w:w="80" w:type="dxa"/>
            </w:tcMar>
            <w:vAlign w:val="center"/>
          </w:tcPr>
          <w:p w14:paraId="02637ABE" w14:textId="77777777" w:rsidR="00DA0C49" w:rsidRDefault="00B10EEA">
            <w:pPr>
              <w:spacing w:after="0"/>
            </w:pPr>
            <w:r>
              <w:rPr>
                <w:sz w:val="15"/>
              </w:rPr>
              <w:t>1. Freeze the MVP workflow charter</w:t>
            </w:r>
          </w:p>
        </w:tc>
        <w:tc>
          <w:tcPr>
            <w:tcW w:w="2556" w:type="dxa"/>
            <w:tcMar>
              <w:top w:w="80" w:type="dxa"/>
              <w:left w:w="80" w:type="dxa"/>
              <w:bottom w:w="80" w:type="dxa"/>
              <w:right w:w="80" w:type="dxa"/>
            </w:tcMar>
            <w:vAlign w:val="center"/>
          </w:tcPr>
          <w:p w14:paraId="3D687715" w14:textId="77777777" w:rsidR="00DA0C49" w:rsidRDefault="00B10EEA">
            <w:pPr>
              <w:spacing w:after="0"/>
            </w:pPr>
            <w:r>
              <w:rPr>
                <w:sz w:val="15"/>
              </w:rPr>
              <w:t xml:space="preserve">Define exact scope, trigger, input data, allowed actions, human checkpoints, verification condition and KPI for </w:t>
            </w:r>
            <w:del w:id="961" w:author="Claude" w:date="2026-10-02T09:00:00Z">
              <w:r>
                <w:rPr>
                  <w:sz w:val="15"/>
                </w:rPr>
                <w:delText>A1/A5/A7/A8/A10/A14</w:delText>
              </w:r>
            </w:del>
            <w:ins w:id="962" w:author="Claude" w:date="2026-10-02T09:00:00Z">
              <w:r>
                <w:rPr>
                  <w:sz w:val="15"/>
                </w:rPr>
                <w:t>A1/A3/A5/A6/A7/A8/A10/A14 (MVP) and A2/A9/A11 (MVP+), including release-wave assignment</w:t>
              </w:r>
            </w:ins>
            <w:r>
              <w:rPr>
                <w:sz w:val="15"/>
              </w:rPr>
              <w:t>.</w:t>
            </w:r>
          </w:p>
        </w:tc>
        <w:tc>
          <w:tcPr>
            <w:tcW w:w="2556" w:type="dxa"/>
            <w:tcMar>
              <w:top w:w="80" w:type="dxa"/>
              <w:left w:w="80" w:type="dxa"/>
              <w:bottom w:w="80" w:type="dxa"/>
              <w:right w:w="80" w:type="dxa"/>
            </w:tcMar>
            <w:vAlign w:val="center"/>
          </w:tcPr>
          <w:p w14:paraId="6BAD32FA" w14:textId="77777777" w:rsidR="00DA0C49" w:rsidRDefault="00B10EEA">
            <w:pPr>
              <w:spacing w:after="0"/>
            </w:pPr>
            <w:r>
              <w:rPr>
                <w:sz w:val="15"/>
              </w:rPr>
              <w:t>Product + RCM</w:t>
            </w:r>
          </w:p>
        </w:tc>
        <w:tc>
          <w:tcPr>
            <w:tcW w:w="2556" w:type="dxa"/>
            <w:tcMar>
              <w:top w:w="80" w:type="dxa"/>
              <w:left w:w="80" w:type="dxa"/>
              <w:bottom w:w="80" w:type="dxa"/>
              <w:right w:w="80" w:type="dxa"/>
            </w:tcMar>
            <w:vAlign w:val="center"/>
          </w:tcPr>
          <w:p w14:paraId="6E898333" w14:textId="77777777" w:rsidR="00DA0C49" w:rsidRDefault="00B10EEA">
            <w:pPr>
              <w:spacing w:after="0"/>
            </w:pPr>
            <w:r>
              <w:rPr>
                <w:sz w:val="15"/>
              </w:rPr>
              <w:t>Week 1</w:t>
            </w:r>
          </w:p>
        </w:tc>
      </w:tr>
      <w:tr w:rsidR="00DA0C49" w14:paraId="2EFAFEA2" w14:textId="77777777">
        <w:trPr>
          <w:cantSplit/>
          <w:jc w:val="center"/>
        </w:trPr>
        <w:tc>
          <w:tcPr>
            <w:tcW w:w="2556" w:type="dxa"/>
            <w:shd w:val="clear" w:color="auto" w:fill="F3F6F9"/>
            <w:tcMar>
              <w:top w:w="80" w:type="dxa"/>
              <w:left w:w="80" w:type="dxa"/>
              <w:bottom w:w="80" w:type="dxa"/>
              <w:right w:w="80" w:type="dxa"/>
            </w:tcMar>
            <w:vAlign w:val="center"/>
          </w:tcPr>
          <w:p w14:paraId="0BC9A80D" w14:textId="77777777" w:rsidR="00DA0C49" w:rsidRDefault="00B10EEA">
            <w:pPr>
              <w:spacing w:after="0"/>
            </w:pPr>
            <w:r>
              <w:rPr>
                <w:sz w:val="15"/>
              </w:rPr>
              <w:t>2. Select design partners</w:t>
            </w:r>
          </w:p>
        </w:tc>
        <w:tc>
          <w:tcPr>
            <w:tcW w:w="2556" w:type="dxa"/>
            <w:shd w:val="clear" w:color="auto" w:fill="F3F6F9"/>
            <w:tcMar>
              <w:top w:w="80" w:type="dxa"/>
              <w:left w:w="80" w:type="dxa"/>
              <w:bottom w:w="80" w:type="dxa"/>
              <w:right w:w="80" w:type="dxa"/>
            </w:tcMar>
            <w:vAlign w:val="center"/>
          </w:tcPr>
          <w:p w14:paraId="5240A9C7" w14:textId="77777777" w:rsidR="00DA0C49" w:rsidRDefault="00B10EEA">
            <w:pPr>
              <w:spacing w:after="0"/>
            </w:pPr>
            <w:r>
              <w:rPr>
                <w:sz w:val="15"/>
              </w:rPr>
              <w:t>Choose 2–3 environments with usable historical 837/835/ATB plus database or PM data and willingness to validate live workflows.</w:t>
            </w:r>
          </w:p>
        </w:tc>
        <w:tc>
          <w:tcPr>
            <w:tcW w:w="2556" w:type="dxa"/>
            <w:shd w:val="clear" w:color="auto" w:fill="F3F6F9"/>
            <w:tcMar>
              <w:top w:w="80" w:type="dxa"/>
              <w:left w:w="80" w:type="dxa"/>
              <w:bottom w:w="80" w:type="dxa"/>
              <w:right w:w="80" w:type="dxa"/>
            </w:tcMar>
            <w:vAlign w:val="center"/>
          </w:tcPr>
          <w:p w14:paraId="15BE13D5" w14:textId="77777777" w:rsidR="00DA0C49" w:rsidRDefault="00B10EEA">
            <w:pPr>
              <w:spacing w:after="0"/>
            </w:pPr>
            <w:r>
              <w:rPr>
                <w:sz w:val="15"/>
              </w:rPr>
              <w:t>Leadership + Sales</w:t>
            </w:r>
          </w:p>
        </w:tc>
        <w:tc>
          <w:tcPr>
            <w:tcW w:w="2556" w:type="dxa"/>
            <w:shd w:val="clear" w:color="auto" w:fill="F3F6F9"/>
            <w:tcMar>
              <w:top w:w="80" w:type="dxa"/>
              <w:left w:w="80" w:type="dxa"/>
              <w:bottom w:w="80" w:type="dxa"/>
              <w:right w:w="80" w:type="dxa"/>
            </w:tcMar>
            <w:vAlign w:val="center"/>
          </w:tcPr>
          <w:p w14:paraId="380B925E" w14:textId="77777777" w:rsidR="00DA0C49" w:rsidRDefault="00B10EEA">
            <w:pPr>
              <w:spacing w:after="0"/>
            </w:pPr>
            <w:r>
              <w:rPr>
                <w:sz w:val="15"/>
              </w:rPr>
              <w:t>Week 1</w:t>
            </w:r>
          </w:p>
        </w:tc>
      </w:tr>
      <w:tr w:rsidR="00DA0C49" w14:paraId="494BCE51" w14:textId="77777777">
        <w:trPr>
          <w:cantSplit/>
          <w:jc w:val="center"/>
        </w:trPr>
        <w:tc>
          <w:tcPr>
            <w:tcW w:w="2556" w:type="dxa"/>
            <w:tcMar>
              <w:top w:w="80" w:type="dxa"/>
              <w:left w:w="80" w:type="dxa"/>
              <w:bottom w:w="80" w:type="dxa"/>
              <w:right w:w="80" w:type="dxa"/>
            </w:tcMar>
            <w:vAlign w:val="center"/>
          </w:tcPr>
          <w:p w14:paraId="6E076890" w14:textId="77777777" w:rsidR="00DA0C49" w:rsidRDefault="00B10EEA">
            <w:pPr>
              <w:spacing w:after="0"/>
            </w:pPr>
            <w:r>
              <w:rPr>
                <w:sz w:val="15"/>
              </w:rPr>
              <w:t xml:space="preserve">3. Lock the </w:t>
            </w:r>
            <w:del w:id="963" w:author="Claude" w:date="2026-10-02T09:00:00Z">
              <w:r>
                <w:rPr>
                  <w:sz w:val="15"/>
                </w:rPr>
                <w:delText>canonical data model</w:delText>
              </w:r>
            </w:del>
            <w:ins w:id="964" w:author="Claude" w:date="2026-10-02T09:00:00Z">
              <w:r>
                <w:rPr>
                  <w:sz w:val="15"/>
                </w:rPr>
                <w:t>minimal-core canonical data model</w:t>
              </w:r>
            </w:ins>
          </w:p>
        </w:tc>
        <w:tc>
          <w:tcPr>
            <w:tcW w:w="2556" w:type="dxa"/>
            <w:tcMar>
              <w:top w:w="80" w:type="dxa"/>
              <w:left w:w="80" w:type="dxa"/>
              <w:bottom w:w="80" w:type="dxa"/>
              <w:right w:w="80" w:type="dxa"/>
            </w:tcMar>
            <w:vAlign w:val="center"/>
          </w:tcPr>
          <w:p w14:paraId="2D4342BE" w14:textId="77777777" w:rsidR="00DA0C49" w:rsidRDefault="00B10EEA">
            <w:pPr>
              <w:spacing w:after="0"/>
            </w:pPr>
            <w:r>
              <w:rPr>
                <w:sz w:val="15"/>
              </w:rPr>
              <w:t>Map source fields to encounter → charge → claim → remittance → payment plus auth/contract/task/action entities.</w:t>
            </w:r>
            <w:ins w:id="965" w:author="Claude" w:date="2026-10-02T09:00:00Z">
              <w:r>
                <w:rPr>
                  <w:sz w:val="15"/>
                </w:rPr>
                <w:t xml:space="preserve"> Include identity-resolution rules and a data-quality profile per design partner.</w:t>
              </w:r>
            </w:ins>
          </w:p>
        </w:tc>
        <w:tc>
          <w:tcPr>
            <w:tcW w:w="2556" w:type="dxa"/>
            <w:tcMar>
              <w:top w:w="80" w:type="dxa"/>
              <w:left w:w="80" w:type="dxa"/>
              <w:bottom w:w="80" w:type="dxa"/>
              <w:right w:w="80" w:type="dxa"/>
            </w:tcMar>
            <w:vAlign w:val="center"/>
          </w:tcPr>
          <w:p w14:paraId="08643231" w14:textId="77777777" w:rsidR="00DA0C49" w:rsidRDefault="00B10EEA">
            <w:pPr>
              <w:spacing w:after="0"/>
            </w:pPr>
            <w:r>
              <w:rPr>
                <w:sz w:val="15"/>
              </w:rPr>
              <w:t>Data + RCM</w:t>
            </w:r>
          </w:p>
        </w:tc>
        <w:tc>
          <w:tcPr>
            <w:tcW w:w="2556" w:type="dxa"/>
            <w:tcMar>
              <w:top w:w="80" w:type="dxa"/>
              <w:left w:w="80" w:type="dxa"/>
              <w:bottom w:w="80" w:type="dxa"/>
              <w:right w:w="80" w:type="dxa"/>
            </w:tcMar>
            <w:vAlign w:val="center"/>
          </w:tcPr>
          <w:p w14:paraId="06E63A00" w14:textId="77777777" w:rsidR="00DA0C49" w:rsidRDefault="00B10EEA">
            <w:pPr>
              <w:spacing w:after="0"/>
            </w:pPr>
            <w:r>
              <w:rPr>
                <w:sz w:val="15"/>
              </w:rPr>
              <w:t>Week 2</w:t>
            </w:r>
          </w:p>
        </w:tc>
      </w:tr>
      <w:tr w:rsidR="00DA0C49" w14:paraId="5DDC9FF3" w14:textId="77777777">
        <w:trPr>
          <w:cantSplit/>
          <w:jc w:val="center"/>
        </w:trPr>
        <w:tc>
          <w:tcPr>
            <w:tcW w:w="2556" w:type="dxa"/>
            <w:shd w:val="clear" w:color="auto" w:fill="F3F6F9"/>
            <w:tcMar>
              <w:top w:w="80" w:type="dxa"/>
              <w:left w:w="80" w:type="dxa"/>
              <w:bottom w:w="80" w:type="dxa"/>
              <w:right w:w="80" w:type="dxa"/>
            </w:tcMar>
            <w:vAlign w:val="center"/>
          </w:tcPr>
          <w:p w14:paraId="7C36DBBA" w14:textId="77777777" w:rsidR="00DA0C49" w:rsidRDefault="00B10EEA">
            <w:pPr>
              <w:spacing w:after="0"/>
            </w:pPr>
            <w:r>
              <w:rPr>
                <w:sz w:val="15"/>
              </w:rPr>
              <w:t>4. Build evaluation datasets</w:t>
            </w:r>
          </w:p>
        </w:tc>
        <w:tc>
          <w:tcPr>
            <w:tcW w:w="2556" w:type="dxa"/>
            <w:shd w:val="clear" w:color="auto" w:fill="F3F6F9"/>
            <w:tcMar>
              <w:top w:w="80" w:type="dxa"/>
              <w:left w:w="80" w:type="dxa"/>
              <w:bottom w:w="80" w:type="dxa"/>
              <w:right w:w="80" w:type="dxa"/>
            </w:tcMar>
            <w:vAlign w:val="center"/>
          </w:tcPr>
          <w:p w14:paraId="5F987AC2" w14:textId="77777777" w:rsidR="00DA0C49" w:rsidRDefault="00B10EEA">
            <w:pPr>
              <w:spacing w:after="0"/>
            </w:pPr>
            <w:r>
              <w:rPr>
                <w:sz w:val="15"/>
              </w:rPr>
              <w:t>Create gold-standard samples for denials, appeals, underpayments, claim defects, AR next-action and expected payment.</w:t>
            </w:r>
          </w:p>
        </w:tc>
        <w:tc>
          <w:tcPr>
            <w:tcW w:w="2556" w:type="dxa"/>
            <w:shd w:val="clear" w:color="auto" w:fill="F3F6F9"/>
            <w:tcMar>
              <w:top w:w="80" w:type="dxa"/>
              <w:left w:w="80" w:type="dxa"/>
              <w:bottom w:w="80" w:type="dxa"/>
              <w:right w:w="80" w:type="dxa"/>
            </w:tcMar>
            <w:vAlign w:val="center"/>
          </w:tcPr>
          <w:p w14:paraId="77AA5EFB" w14:textId="77777777" w:rsidR="00DA0C49" w:rsidRDefault="00B10EEA">
            <w:pPr>
              <w:spacing w:after="0"/>
            </w:pPr>
            <w:r>
              <w:rPr>
                <w:sz w:val="15"/>
              </w:rPr>
              <w:t>RCM + AI</w:t>
            </w:r>
          </w:p>
        </w:tc>
        <w:tc>
          <w:tcPr>
            <w:tcW w:w="2556" w:type="dxa"/>
            <w:shd w:val="clear" w:color="auto" w:fill="F3F6F9"/>
            <w:tcMar>
              <w:top w:w="80" w:type="dxa"/>
              <w:left w:w="80" w:type="dxa"/>
              <w:bottom w:w="80" w:type="dxa"/>
              <w:right w:w="80" w:type="dxa"/>
            </w:tcMar>
            <w:vAlign w:val="center"/>
          </w:tcPr>
          <w:p w14:paraId="5E0AC2B6" w14:textId="77777777" w:rsidR="00DA0C49" w:rsidRDefault="00B10EEA">
            <w:pPr>
              <w:spacing w:after="0"/>
            </w:pPr>
            <w:r>
              <w:rPr>
                <w:sz w:val="15"/>
              </w:rPr>
              <w:t>Week 2</w:t>
            </w:r>
          </w:p>
        </w:tc>
      </w:tr>
      <w:tr w:rsidR="00DA0C49" w14:paraId="2B67D24E" w14:textId="77777777">
        <w:trPr>
          <w:cantSplit/>
          <w:jc w:val="center"/>
        </w:trPr>
        <w:tc>
          <w:tcPr>
            <w:tcW w:w="2556" w:type="dxa"/>
            <w:tcMar>
              <w:top w:w="80" w:type="dxa"/>
              <w:left w:w="80" w:type="dxa"/>
              <w:bottom w:w="80" w:type="dxa"/>
              <w:right w:w="80" w:type="dxa"/>
            </w:tcMar>
            <w:vAlign w:val="center"/>
          </w:tcPr>
          <w:p w14:paraId="73F11354" w14:textId="77777777" w:rsidR="00DA0C49" w:rsidRDefault="00B10EEA">
            <w:pPr>
              <w:spacing w:after="0"/>
            </w:pPr>
            <w:r>
              <w:rPr>
                <w:sz w:val="15"/>
              </w:rPr>
              <w:t>5. Select workflow infrastructure</w:t>
            </w:r>
          </w:p>
        </w:tc>
        <w:tc>
          <w:tcPr>
            <w:tcW w:w="2556" w:type="dxa"/>
            <w:tcMar>
              <w:top w:w="80" w:type="dxa"/>
              <w:left w:w="80" w:type="dxa"/>
              <w:bottom w:w="80" w:type="dxa"/>
              <w:right w:w="80" w:type="dxa"/>
            </w:tcMar>
            <w:vAlign w:val="center"/>
          </w:tcPr>
          <w:p w14:paraId="027F667F" w14:textId="77777777" w:rsidR="00DA0C49" w:rsidRDefault="00B10EEA">
            <w:pPr>
              <w:spacing w:after="0"/>
            </w:pPr>
            <w:r>
              <w:rPr>
                <w:sz w:val="15"/>
              </w:rPr>
              <w:t>Prototype durable orchestration, policy evaluation, audit logging, retries and human approval.</w:t>
            </w:r>
          </w:p>
        </w:tc>
        <w:tc>
          <w:tcPr>
            <w:tcW w:w="2556" w:type="dxa"/>
            <w:tcMar>
              <w:top w:w="80" w:type="dxa"/>
              <w:left w:w="80" w:type="dxa"/>
              <w:bottom w:w="80" w:type="dxa"/>
              <w:right w:w="80" w:type="dxa"/>
            </w:tcMar>
            <w:vAlign w:val="center"/>
          </w:tcPr>
          <w:p w14:paraId="6C8BB5AE" w14:textId="77777777" w:rsidR="00DA0C49" w:rsidRDefault="00B10EEA">
            <w:pPr>
              <w:spacing w:after="0"/>
            </w:pPr>
            <w:r>
              <w:rPr>
                <w:sz w:val="15"/>
              </w:rPr>
              <w:t>Engineering</w:t>
            </w:r>
          </w:p>
        </w:tc>
        <w:tc>
          <w:tcPr>
            <w:tcW w:w="2556" w:type="dxa"/>
            <w:tcMar>
              <w:top w:w="80" w:type="dxa"/>
              <w:left w:w="80" w:type="dxa"/>
              <w:bottom w:w="80" w:type="dxa"/>
              <w:right w:w="80" w:type="dxa"/>
            </w:tcMar>
            <w:vAlign w:val="center"/>
          </w:tcPr>
          <w:p w14:paraId="46C5C01C" w14:textId="77777777" w:rsidR="00DA0C49" w:rsidRDefault="00B10EEA">
            <w:pPr>
              <w:spacing w:after="0"/>
            </w:pPr>
            <w:r>
              <w:rPr>
                <w:sz w:val="15"/>
              </w:rPr>
              <w:t>Week 2</w:t>
            </w:r>
          </w:p>
        </w:tc>
      </w:tr>
      <w:tr w:rsidR="00DA0C49" w14:paraId="74DE0A4E" w14:textId="77777777">
        <w:trPr>
          <w:cantSplit/>
          <w:jc w:val="center"/>
        </w:trPr>
        <w:tc>
          <w:tcPr>
            <w:tcW w:w="2556" w:type="dxa"/>
            <w:shd w:val="clear" w:color="auto" w:fill="F3F6F9"/>
            <w:tcMar>
              <w:top w:w="80" w:type="dxa"/>
              <w:left w:w="80" w:type="dxa"/>
              <w:bottom w:w="80" w:type="dxa"/>
              <w:right w:w="80" w:type="dxa"/>
            </w:tcMar>
            <w:vAlign w:val="center"/>
          </w:tcPr>
          <w:p w14:paraId="48FBD5E6" w14:textId="77777777" w:rsidR="00DA0C49" w:rsidRDefault="00B10EEA">
            <w:pPr>
              <w:spacing w:after="0"/>
            </w:pPr>
            <w:r>
              <w:rPr>
                <w:sz w:val="15"/>
              </w:rPr>
              <w:t>6. Implement EDI foundation</w:t>
            </w:r>
          </w:p>
        </w:tc>
        <w:tc>
          <w:tcPr>
            <w:tcW w:w="2556" w:type="dxa"/>
            <w:shd w:val="clear" w:color="auto" w:fill="F3F6F9"/>
            <w:tcMar>
              <w:top w:w="80" w:type="dxa"/>
              <w:left w:w="80" w:type="dxa"/>
              <w:bottom w:w="80" w:type="dxa"/>
              <w:right w:w="80" w:type="dxa"/>
            </w:tcMar>
            <w:vAlign w:val="center"/>
          </w:tcPr>
          <w:p w14:paraId="0049B10D" w14:textId="77777777" w:rsidR="00DA0C49" w:rsidRDefault="00B10EEA">
            <w:pPr>
              <w:spacing w:after="0"/>
            </w:pPr>
            <w:r>
              <w:rPr>
                <w:sz w:val="15"/>
              </w:rPr>
              <w:t>Production-grade 270/271, 276/277, 837/835, 999/277CA parsing and transaction tracking.</w:t>
            </w:r>
          </w:p>
        </w:tc>
        <w:tc>
          <w:tcPr>
            <w:tcW w:w="2556" w:type="dxa"/>
            <w:shd w:val="clear" w:color="auto" w:fill="F3F6F9"/>
            <w:tcMar>
              <w:top w:w="80" w:type="dxa"/>
              <w:left w:w="80" w:type="dxa"/>
              <w:bottom w:w="80" w:type="dxa"/>
              <w:right w:w="80" w:type="dxa"/>
            </w:tcMar>
            <w:vAlign w:val="center"/>
          </w:tcPr>
          <w:p w14:paraId="2619E0B1" w14:textId="77777777" w:rsidR="00DA0C49" w:rsidRDefault="00B10EEA">
            <w:pPr>
              <w:spacing w:after="0"/>
            </w:pPr>
            <w:r>
              <w:rPr>
                <w:sz w:val="15"/>
              </w:rPr>
              <w:t>Integration</w:t>
            </w:r>
          </w:p>
        </w:tc>
        <w:tc>
          <w:tcPr>
            <w:tcW w:w="2556" w:type="dxa"/>
            <w:shd w:val="clear" w:color="auto" w:fill="F3F6F9"/>
            <w:tcMar>
              <w:top w:w="80" w:type="dxa"/>
              <w:left w:w="80" w:type="dxa"/>
              <w:bottom w:w="80" w:type="dxa"/>
              <w:right w:w="80" w:type="dxa"/>
            </w:tcMar>
            <w:vAlign w:val="center"/>
          </w:tcPr>
          <w:p w14:paraId="49CDBD25" w14:textId="77777777" w:rsidR="00DA0C49" w:rsidRDefault="00B10EEA">
            <w:pPr>
              <w:spacing w:after="0"/>
            </w:pPr>
            <w:r>
              <w:rPr>
                <w:sz w:val="15"/>
              </w:rPr>
              <w:t>Week 3</w:t>
            </w:r>
          </w:p>
        </w:tc>
      </w:tr>
      <w:tr w:rsidR="00DA0C49" w14:paraId="247C83D3" w14:textId="77777777">
        <w:trPr>
          <w:cantSplit/>
          <w:jc w:val="center"/>
        </w:trPr>
        <w:tc>
          <w:tcPr>
            <w:tcW w:w="2556" w:type="dxa"/>
            <w:tcMar>
              <w:top w:w="80" w:type="dxa"/>
              <w:left w:w="80" w:type="dxa"/>
              <w:bottom w:w="80" w:type="dxa"/>
              <w:right w:w="80" w:type="dxa"/>
            </w:tcMar>
            <w:vAlign w:val="center"/>
          </w:tcPr>
          <w:p w14:paraId="053E58B0" w14:textId="77777777" w:rsidR="00DA0C49" w:rsidRDefault="00B10EEA">
            <w:pPr>
              <w:spacing w:after="0"/>
            </w:pPr>
            <w:r>
              <w:rPr>
                <w:sz w:val="15"/>
              </w:rPr>
              <w:t>7. Prototype the claim digital twin</w:t>
            </w:r>
          </w:p>
        </w:tc>
        <w:tc>
          <w:tcPr>
            <w:tcW w:w="2556" w:type="dxa"/>
            <w:tcMar>
              <w:top w:w="80" w:type="dxa"/>
              <w:left w:w="80" w:type="dxa"/>
              <w:bottom w:w="80" w:type="dxa"/>
              <w:right w:w="80" w:type="dxa"/>
            </w:tcMar>
            <w:vAlign w:val="center"/>
          </w:tcPr>
          <w:p w14:paraId="43DCFF46" w14:textId="77777777" w:rsidR="00DA0C49" w:rsidRDefault="00B10EEA">
            <w:pPr>
              <w:spacing w:after="0"/>
            </w:pPr>
            <w:r>
              <w:rPr>
                <w:sz w:val="15"/>
              </w:rPr>
              <w:t>Run historical claims through payer/practice rules and denial-risk features; compare predicted vs actual outcomes.</w:t>
            </w:r>
          </w:p>
        </w:tc>
        <w:tc>
          <w:tcPr>
            <w:tcW w:w="2556" w:type="dxa"/>
            <w:tcMar>
              <w:top w:w="80" w:type="dxa"/>
              <w:left w:w="80" w:type="dxa"/>
              <w:bottom w:w="80" w:type="dxa"/>
              <w:right w:w="80" w:type="dxa"/>
            </w:tcMar>
            <w:vAlign w:val="center"/>
          </w:tcPr>
          <w:p w14:paraId="103A0822" w14:textId="77777777" w:rsidR="00DA0C49" w:rsidRDefault="00B10EEA">
            <w:pPr>
              <w:spacing w:after="0"/>
            </w:pPr>
            <w:r>
              <w:rPr>
                <w:sz w:val="15"/>
              </w:rPr>
              <w:t>AI + RCM</w:t>
            </w:r>
          </w:p>
        </w:tc>
        <w:tc>
          <w:tcPr>
            <w:tcW w:w="2556" w:type="dxa"/>
            <w:tcMar>
              <w:top w:w="80" w:type="dxa"/>
              <w:left w:w="80" w:type="dxa"/>
              <w:bottom w:w="80" w:type="dxa"/>
              <w:right w:w="80" w:type="dxa"/>
            </w:tcMar>
            <w:vAlign w:val="center"/>
          </w:tcPr>
          <w:p w14:paraId="1D56C2D1" w14:textId="77777777" w:rsidR="00DA0C49" w:rsidRDefault="00B10EEA">
            <w:pPr>
              <w:spacing w:after="0"/>
            </w:pPr>
            <w:r>
              <w:rPr>
                <w:sz w:val="15"/>
              </w:rPr>
              <w:t>Week 3</w:t>
            </w:r>
          </w:p>
        </w:tc>
      </w:tr>
      <w:tr w:rsidR="00DA0C49" w14:paraId="00C0F6D8" w14:textId="77777777">
        <w:trPr>
          <w:cantSplit/>
          <w:jc w:val="center"/>
        </w:trPr>
        <w:tc>
          <w:tcPr>
            <w:tcW w:w="2556" w:type="dxa"/>
            <w:shd w:val="clear" w:color="auto" w:fill="F3F6F9"/>
            <w:tcMar>
              <w:top w:w="80" w:type="dxa"/>
              <w:left w:w="80" w:type="dxa"/>
              <w:bottom w:w="80" w:type="dxa"/>
              <w:right w:w="80" w:type="dxa"/>
            </w:tcMar>
            <w:vAlign w:val="center"/>
          </w:tcPr>
          <w:p w14:paraId="57D9FC75" w14:textId="77777777" w:rsidR="00DA0C49" w:rsidRDefault="00B10EEA">
            <w:pPr>
              <w:spacing w:after="0"/>
            </w:pPr>
            <w:r>
              <w:rPr>
                <w:sz w:val="15"/>
              </w:rPr>
              <w:t>8. Prototype underpayment engine</w:t>
            </w:r>
          </w:p>
        </w:tc>
        <w:tc>
          <w:tcPr>
            <w:tcW w:w="2556" w:type="dxa"/>
            <w:shd w:val="clear" w:color="auto" w:fill="F3F6F9"/>
            <w:tcMar>
              <w:top w:w="80" w:type="dxa"/>
              <w:left w:w="80" w:type="dxa"/>
              <w:bottom w:w="80" w:type="dxa"/>
              <w:right w:w="80" w:type="dxa"/>
            </w:tcMar>
            <w:vAlign w:val="center"/>
          </w:tcPr>
          <w:p w14:paraId="60B7074B" w14:textId="77777777" w:rsidR="00DA0C49" w:rsidRDefault="00B10EEA">
            <w:pPr>
              <w:spacing w:after="0"/>
            </w:pPr>
            <w:r>
              <w:rPr>
                <w:sz w:val="15"/>
              </w:rPr>
              <w:t>Load representative fee schedules/contracts and compare expected allowed vs 835 paid values.</w:t>
            </w:r>
          </w:p>
        </w:tc>
        <w:tc>
          <w:tcPr>
            <w:tcW w:w="2556" w:type="dxa"/>
            <w:shd w:val="clear" w:color="auto" w:fill="F3F6F9"/>
            <w:tcMar>
              <w:top w:w="80" w:type="dxa"/>
              <w:left w:w="80" w:type="dxa"/>
              <w:bottom w:w="80" w:type="dxa"/>
              <w:right w:w="80" w:type="dxa"/>
            </w:tcMar>
            <w:vAlign w:val="center"/>
          </w:tcPr>
          <w:p w14:paraId="689FAC93" w14:textId="77777777" w:rsidR="00DA0C49" w:rsidRDefault="00B10EEA">
            <w:pPr>
              <w:spacing w:after="0"/>
            </w:pPr>
            <w:r>
              <w:rPr>
                <w:sz w:val="15"/>
              </w:rPr>
              <w:t>Data + RCM</w:t>
            </w:r>
          </w:p>
        </w:tc>
        <w:tc>
          <w:tcPr>
            <w:tcW w:w="2556" w:type="dxa"/>
            <w:shd w:val="clear" w:color="auto" w:fill="F3F6F9"/>
            <w:tcMar>
              <w:top w:w="80" w:type="dxa"/>
              <w:left w:w="80" w:type="dxa"/>
              <w:bottom w:w="80" w:type="dxa"/>
              <w:right w:w="80" w:type="dxa"/>
            </w:tcMar>
            <w:vAlign w:val="center"/>
          </w:tcPr>
          <w:p w14:paraId="50AC658F" w14:textId="77777777" w:rsidR="00DA0C49" w:rsidRDefault="00B10EEA">
            <w:pPr>
              <w:spacing w:after="0"/>
            </w:pPr>
            <w:r>
              <w:rPr>
                <w:sz w:val="15"/>
              </w:rPr>
              <w:t>Week 3</w:t>
            </w:r>
          </w:p>
        </w:tc>
      </w:tr>
      <w:tr w:rsidR="00DA0C49" w14:paraId="67F4D200" w14:textId="77777777">
        <w:trPr>
          <w:cantSplit/>
          <w:jc w:val="center"/>
        </w:trPr>
        <w:tc>
          <w:tcPr>
            <w:tcW w:w="2556" w:type="dxa"/>
            <w:tcMar>
              <w:top w:w="80" w:type="dxa"/>
              <w:left w:w="80" w:type="dxa"/>
              <w:bottom w:w="80" w:type="dxa"/>
              <w:right w:w="80" w:type="dxa"/>
            </w:tcMar>
            <w:vAlign w:val="center"/>
          </w:tcPr>
          <w:p w14:paraId="05CA726C" w14:textId="77777777" w:rsidR="00DA0C49" w:rsidRDefault="00B10EEA">
            <w:pPr>
              <w:spacing w:after="0"/>
            </w:pPr>
            <w:r>
              <w:rPr>
                <w:sz w:val="15"/>
              </w:rPr>
              <w:t>9. Define AI governance gates</w:t>
            </w:r>
          </w:p>
        </w:tc>
        <w:tc>
          <w:tcPr>
            <w:tcW w:w="2556" w:type="dxa"/>
            <w:tcMar>
              <w:top w:w="80" w:type="dxa"/>
              <w:left w:w="80" w:type="dxa"/>
              <w:bottom w:w="80" w:type="dxa"/>
              <w:right w:w="80" w:type="dxa"/>
            </w:tcMar>
            <w:vAlign w:val="center"/>
          </w:tcPr>
          <w:p w14:paraId="42944452" w14:textId="77777777" w:rsidR="00DA0C49" w:rsidRDefault="00B10EEA">
            <w:pPr>
              <w:spacing w:after="0"/>
            </w:pPr>
            <w:r>
              <w:rPr>
                <w:sz w:val="15"/>
              </w:rPr>
              <w:t>Set per-workflow evaluation thresholds, action limits, model logging, red-team cases, rollback and approval policy.</w:t>
            </w:r>
          </w:p>
        </w:tc>
        <w:tc>
          <w:tcPr>
            <w:tcW w:w="2556" w:type="dxa"/>
            <w:tcMar>
              <w:top w:w="80" w:type="dxa"/>
              <w:left w:w="80" w:type="dxa"/>
              <w:bottom w:w="80" w:type="dxa"/>
              <w:right w:w="80" w:type="dxa"/>
            </w:tcMar>
            <w:vAlign w:val="center"/>
          </w:tcPr>
          <w:p w14:paraId="4D0DCDC5" w14:textId="77777777" w:rsidR="00DA0C49" w:rsidRDefault="00B10EEA">
            <w:pPr>
              <w:spacing w:after="0"/>
            </w:pPr>
            <w:r>
              <w:rPr>
                <w:sz w:val="15"/>
              </w:rPr>
              <w:t>Security + AI Governance</w:t>
            </w:r>
          </w:p>
        </w:tc>
        <w:tc>
          <w:tcPr>
            <w:tcW w:w="2556" w:type="dxa"/>
            <w:tcMar>
              <w:top w:w="80" w:type="dxa"/>
              <w:left w:w="80" w:type="dxa"/>
              <w:bottom w:w="80" w:type="dxa"/>
              <w:right w:w="80" w:type="dxa"/>
            </w:tcMar>
            <w:vAlign w:val="center"/>
          </w:tcPr>
          <w:p w14:paraId="259BE033" w14:textId="77777777" w:rsidR="00DA0C49" w:rsidRDefault="00B10EEA">
            <w:pPr>
              <w:spacing w:after="0"/>
            </w:pPr>
            <w:r>
              <w:rPr>
                <w:sz w:val="15"/>
              </w:rPr>
              <w:t>Week 4</w:t>
            </w:r>
          </w:p>
        </w:tc>
      </w:tr>
      <w:tr w:rsidR="00DA0C49" w14:paraId="4655BA77" w14:textId="77777777">
        <w:trPr>
          <w:cantSplit/>
          <w:jc w:val="center"/>
        </w:trPr>
        <w:tc>
          <w:tcPr>
            <w:tcW w:w="2556" w:type="dxa"/>
            <w:shd w:val="clear" w:color="auto" w:fill="F3F6F9"/>
            <w:tcMar>
              <w:top w:w="80" w:type="dxa"/>
              <w:left w:w="80" w:type="dxa"/>
              <w:bottom w:w="80" w:type="dxa"/>
              <w:right w:w="80" w:type="dxa"/>
            </w:tcMar>
            <w:vAlign w:val="center"/>
          </w:tcPr>
          <w:p w14:paraId="36294329" w14:textId="77777777" w:rsidR="00DA0C49" w:rsidRDefault="00B10EEA">
            <w:pPr>
              <w:spacing w:after="0"/>
            </w:pPr>
            <w:r>
              <w:rPr>
                <w:sz w:val="15"/>
              </w:rPr>
              <w:lastRenderedPageBreak/>
              <w:t>10. Produce the design-partner implementation pack</w:t>
            </w:r>
          </w:p>
        </w:tc>
        <w:tc>
          <w:tcPr>
            <w:tcW w:w="2556" w:type="dxa"/>
            <w:shd w:val="clear" w:color="auto" w:fill="F3F6F9"/>
            <w:tcMar>
              <w:top w:w="80" w:type="dxa"/>
              <w:left w:w="80" w:type="dxa"/>
              <w:bottom w:w="80" w:type="dxa"/>
              <w:right w:w="80" w:type="dxa"/>
            </w:tcMar>
            <w:vAlign w:val="center"/>
          </w:tcPr>
          <w:p w14:paraId="68024AB8" w14:textId="77777777" w:rsidR="00DA0C49" w:rsidRDefault="00B10EEA">
            <w:pPr>
              <w:spacing w:after="0"/>
            </w:pPr>
            <w:r>
              <w:rPr>
                <w:sz w:val="15"/>
              </w:rPr>
              <w:t>Access checklist, BAA/security pack, data mapping template, baseline KPI sheet, shadow-mode report and go-live approval form.</w:t>
            </w:r>
          </w:p>
        </w:tc>
        <w:tc>
          <w:tcPr>
            <w:tcW w:w="2556" w:type="dxa"/>
            <w:shd w:val="clear" w:color="auto" w:fill="F3F6F9"/>
            <w:tcMar>
              <w:top w:w="80" w:type="dxa"/>
              <w:left w:w="80" w:type="dxa"/>
              <w:bottom w:w="80" w:type="dxa"/>
              <w:right w:w="80" w:type="dxa"/>
            </w:tcMar>
            <w:vAlign w:val="center"/>
          </w:tcPr>
          <w:p w14:paraId="3AF951FB" w14:textId="77777777" w:rsidR="00DA0C49" w:rsidRDefault="00B10EEA">
            <w:pPr>
              <w:spacing w:after="0"/>
            </w:pPr>
            <w:r>
              <w:rPr>
                <w:sz w:val="15"/>
              </w:rPr>
              <w:t>Implementation + Compliance</w:t>
            </w:r>
          </w:p>
        </w:tc>
        <w:tc>
          <w:tcPr>
            <w:tcW w:w="2556" w:type="dxa"/>
            <w:shd w:val="clear" w:color="auto" w:fill="F3F6F9"/>
            <w:tcMar>
              <w:top w:w="80" w:type="dxa"/>
              <w:left w:w="80" w:type="dxa"/>
              <w:bottom w:w="80" w:type="dxa"/>
              <w:right w:w="80" w:type="dxa"/>
            </w:tcMar>
            <w:vAlign w:val="center"/>
          </w:tcPr>
          <w:p w14:paraId="09CADB8F" w14:textId="77777777" w:rsidR="00DA0C49" w:rsidRDefault="00B10EEA">
            <w:pPr>
              <w:spacing w:after="0"/>
            </w:pPr>
            <w:r>
              <w:rPr>
                <w:sz w:val="15"/>
              </w:rPr>
              <w:t>Week 4</w:t>
            </w:r>
          </w:p>
        </w:tc>
      </w:tr>
      <w:tr w:rsidR="008B20BB" w14:paraId="64DD5B60" w14:textId="77777777">
        <w:trPr>
          <w:cantSplit/>
          <w:jc w:val="center"/>
          <w:ins w:id="966" w:author="Claude" w:date="2026-10-02T09:00:00Z"/>
        </w:trPr>
        <w:tc>
          <w:tcPr>
            <w:tcW w:w="2556" w:type="dxa"/>
            <w:shd w:val="clear" w:color="auto" w:fill="F3F6F9"/>
            <w:tcMar>
              <w:top w:w="80" w:type="dxa"/>
              <w:left w:w="80" w:type="dxa"/>
              <w:bottom w:w="80" w:type="dxa"/>
              <w:right w:w="80" w:type="dxa"/>
            </w:tcMar>
            <w:vAlign w:val="center"/>
          </w:tcPr>
          <w:p w14:paraId="61DF45F0" w14:textId="77777777" w:rsidR="008B20BB" w:rsidRDefault="00000000">
            <w:pPr>
              <w:spacing w:after="0"/>
              <w:rPr>
                <w:ins w:id="967" w:author="Claude" w:date="2026-10-02T09:00:00Z"/>
              </w:rPr>
            </w:pPr>
            <w:ins w:id="968" w:author="Claude" w:date="2026-10-02T09:00:00Z">
              <w:r>
                <w:rPr>
                  <w:sz w:val="15"/>
                </w:rPr>
                <w:t>11. Start BAAs, data-use rights and security assurance</w:t>
              </w:r>
            </w:ins>
          </w:p>
        </w:tc>
        <w:tc>
          <w:tcPr>
            <w:tcW w:w="2556" w:type="dxa"/>
            <w:shd w:val="clear" w:color="auto" w:fill="F3F6F9"/>
            <w:tcMar>
              <w:top w:w="80" w:type="dxa"/>
              <w:left w:w="80" w:type="dxa"/>
              <w:bottom w:w="80" w:type="dxa"/>
              <w:right w:w="80" w:type="dxa"/>
            </w:tcMar>
            <w:vAlign w:val="center"/>
          </w:tcPr>
          <w:p w14:paraId="4D8AF8CE" w14:textId="77777777" w:rsidR="008B20BB" w:rsidRDefault="00000000">
            <w:pPr>
              <w:spacing w:after="0"/>
              <w:rPr>
                <w:ins w:id="969" w:author="Claude" w:date="2026-10-02T09:00:00Z"/>
              </w:rPr>
            </w:pPr>
            <w:ins w:id="970" w:author="Claude" w:date="2026-10-02T09:00:00Z">
              <w:r>
                <w:rPr>
                  <w:sz w:val="15"/>
                </w:rPr>
                <w:t>Executed BAA and data-use language with the first design partner; approved model hosting; SOC 2 readiness plan and pen-test booking.</w:t>
              </w:r>
            </w:ins>
          </w:p>
        </w:tc>
        <w:tc>
          <w:tcPr>
            <w:tcW w:w="2556" w:type="dxa"/>
            <w:shd w:val="clear" w:color="auto" w:fill="F3F6F9"/>
            <w:tcMar>
              <w:top w:w="80" w:type="dxa"/>
              <w:left w:w="80" w:type="dxa"/>
              <w:bottom w:w="80" w:type="dxa"/>
              <w:right w:w="80" w:type="dxa"/>
            </w:tcMar>
            <w:vAlign w:val="center"/>
          </w:tcPr>
          <w:p w14:paraId="6777D0E6" w14:textId="77777777" w:rsidR="008B20BB" w:rsidRDefault="00000000">
            <w:pPr>
              <w:spacing w:after="0"/>
              <w:rPr>
                <w:ins w:id="971" w:author="Claude" w:date="2026-10-02T09:00:00Z"/>
              </w:rPr>
            </w:pPr>
            <w:ins w:id="972" w:author="Claude" w:date="2026-10-02T09:00:00Z">
              <w:r>
                <w:rPr>
                  <w:sz w:val="15"/>
                </w:rPr>
                <w:t>Legal + Security</w:t>
              </w:r>
            </w:ins>
          </w:p>
        </w:tc>
        <w:tc>
          <w:tcPr>
            <w:tcW w:w="2556" w:type="dxa"/>
            <w:shd w:val="clear" w:color="auto" w:fill="F3F6F9"/>
            <w:tcMar>
              <w:top w:w="80" w:type="dxa"/>
              <w:left w:w="80" w:type="dxa"/>
              <w:bottom w:w="80" w:type="dxa"/>
              <w:right w:w="80" w:type="dxa"/>
            </w:tcMar>
            <w:vAlign w:val="center"/>
          </w:tcPr>
          <w:p w14:paraId="7A95EE21" w14:textId="77777777" w:rsidR="008B20BB" w:rsidRDefault="00000000">
            <w:pPr>
              <w:spacing w:after="0"/>
              <w:rPr>
                <w:ins w:id="973" w:author="Claude" w:date="2026-10-02T09:00:00Z"/>
              </w:rPr>
            </w:pPr>
            <w:ins w:id="974" w:author="Claude" w:date="2026-10-02T09:00:00Z">
              <w:r>
                <w:rPr>
                  <w:sz w:val="15"/>
                </w:rPr>
                <w:t>Start Week 1; complete before Days 0–30 exit</w:t>
              </w:r>
            </w:ins>
          </w:p>
        </w:tc>
      </w:tr>
      <w:tr w:rsidR="008B20BB" w14:paraId="3CD8B55E" w14:textId="77777777">
        <w:trPr>
          <w:cantSplit/>
          <w:jc w:val="center"/>
          <w:ins w:id="975" w:author="Claude" w:date="2026-10-02T09:00:00Z"/>
        </w:trPr>
        <w:tc>
          <w:tcPr>
            <w:tcW w:w="2556" w:type="dxa"/>
            <w:shd w:val="clear" w:color="auto" w:fill="F3F6F9"/>
            <w:tcMar>
              <w:top w:w="80" w:type="dxa"/>
              <w:left w:w="80" w:type="dxa"/>
              <w:bottom w:w="80" w:type="dxa"/>
              <w:right w:w="80" w:type="dxa"/>
            </w:tcMar>
            <w:vAlign w:val="center"/>
          </w:tcPr>
          <w:p w14:paraId="1B076797" w14:textId="77777777" w:rsidR="008B20BB" w:rsidRDefault="00000000">
            <w:pPr>
              <w:spacing w:after="0"/>
              <w:rPr>
                <w:ins w:id="976" w:author="Claude" w:date="2026-10-02T09:00:00Z"/>
              </w:rPr>
            </w:pPr>
            <w:ins w:id="977" w:author="Claude" w:date="2026-10-02T09:00:00Z">
              <w:r>
                <w:rPr>
                  <w:sz w:val="15"/>
                </w:rPr>
                <w:t>12. Define target customer, positioning and pricing hypothesis</w:t>
              </w:r>
            </w:ins>
          </w:p>
        </w:tc>
        <w:tc>
          <w:tcPr>
            <w:tcW w:w="2556" w:type="dxa"/>
            <w:shd w:val="clear" w:color="auto" w:fill="F3F6F9"/>
            <w:tcMar>
              <w:top w:w="80" w:type="dxa"/>
              <w:left w:w="80" w:type="dxa"/>
              <w:bottom w:w="80" w:type="dxa"/>
              <w:right w:w="80" w:type="dxa"/>
            </w:tcMar>
            <w:vAlign w:val="center"/>
          </w:tcPr>
          <w:p w14:paraId="061DCD0C" w14:textId="77777777" w:rsidR="008B20BB" w:rsidRDefault="00000000">
            <w:pPr>
              <w:spacing w:after="0"/>
              <w:rPr>
                <w:ins w:id="978" w:author="Claude" w:date="2026-10-02T09:00:00Z"/>
              </w:rPr>
            </w:pPr>
            <w:ins w:id="979" w:author="Claude" w:date="2026-10-02T09:00:00Z">
              <w:r>
                <w:rPr>
                  <w:sz w:val="15"/>
                </w:rPr>
                <w:t>Ideal customer profile, competitive positioning note, commercial-model options and pilot pricing hypothesis.</w:t>
              </w:r>
            </w:ins>
          </w:p>
        </w:tc>
        <w:tc>
          <w:tcPr>
            <w:tcW w:w="2556" w:type="dxa"/>
            <w:shd w:val="clear" w:color="auto" w:fill="F3F6F9"/>
            <w:tcMar>
              <w:top w:w="80" w:type="dxa"/>
              <w:left w:w="80" w:type="dxa"/>
              <w:bottom w:w="80" w:type="dxa"/>
              <w:right w:w="80" w:type="dxa"/>
            </w:tcMar>
            <w:vAlign w:val="center"/>
          </w:tcPr>
          <w:p w14:paraId="404FF9E2" w14:textId="77777777" w:rsidR="008B20BB" w:rsidRDefault="00000000">
            <w:pPr>
              <w:spacing w:after="0"/>
              <w:rPr>
                <w:ins w:id="980" w:author="Claude" w:date="2026-10-02T09:00:00Z"/>
              </w:rPr>
            </w:pPr>
            <w:ins w:id="981" w:author="Claude" w:date="2026-10-02T09:00:00Z">
              <w:r>
                <w:rPr>
                  <w:sz w:val="15"/>
                </w:rPr>
                <w:t>Leadership + Product</w:t>
              </w:r>
            </w:ins>
          </w:p>
        </w:tc>
        <w:tc>
          <w:tcPr>
            <w:tcW w:w="2556" w:type="dxa"/>
            <w:shd w:val="clear" w:color="auto" w:fill="F3F6F9"/>
            <w:tcMar>
              <w:top w:w="80" w:type="dxa"/>
              <w:left w:w="80" w:type="dxa"/>
              <w:bottom w:w="80" w:type="dxa"/>
              <w:right w:w="80" w:type="dxa"/>
            </w:tcMar>
            <w:vAlign w:val="center"/>
          </w:tcPr>
          <w:p w14:paraId="5732399A" w14:textId="77777777" w:rsidR="008B20BB" w:rsidRDefault="00000000">
            <w:pPr>
              <w:spacing w:after="0"/>
              <w:rPr>
                <w:ins w:id="982" w:author="Claude" w:date="2026-10-02T09:00:00Z"/>
              </w:rPr>
            </w:pPr>
            <w:ins w:id="983" w:author="Claude" w:date="2026-10-02T09:00:00Z">
              <w:r>
                <w:rPr>
                  <w:sz w:val="15"/>
                </w:rPr>
                <w:t>Week 1 (with design-partner selection)</w:t>
              </w:r>
            </w:ins>
          </w:p>
        </w:tc>
      </w:tr>
      <w:tr w:rsidR="008B20BB" w14:paraId="1A2515E3" w14:textId="77777777">
        <w:trPr>
          <w:cantSplit/>
          <w:jc w:val="center"/>
          <w:ins w:id="984" w:author="Claude" w:date="2026-10-02T09:00:00Z"/>
        </w:trPr>
        <w:tc>
          <w:tcPr>
            <w:tcW w:w="2556" w:type="dxa"/>
            <w:shd w:val="clear" w:color="auto" w:fill="F3F6F9"/>
            <w:tcMar>
              <w:top w:w="80" w:type="dxa"/>
              <w:left w:w="80" w:type="dxa"/>
              <w:bottom w:w="80" w:type="dxa"/>
              <w:right w:w="80" w:type="dxa"/>
            </w:tcMar>
            <w:vAlign w:val="center"/>
          </w:tcPr>
          <w:p w14:paraId="60B2AA9E" w14:textId="77777777" w:rsidR="008B20BB" w:rsidRDefault="00000000">
            <w:pPr>
              <w:spacing w:after="0"/>
              <w:rPr>
                <w:ins w:id="985" w:author="Claude" w:date="2026-10-02T09:00:00Z"/>
              </w:rPr>
            </w:pPr>
            <w:ins w:id="986" w:author="Claude" w:date="2026-10-02T09:00:00Z">
              <w:r>
                <w:rPr>
                  <w:sz w:val="15"/>
                </w:rPr>
                <w:t>13. Design baseline and holdout measurement</w:t>
              </w:r>
            </w:ins>
          </w:p>
        </w:tc>
        <w:tc>
          <w:tcPr>
            <w:tcW w:w="2556" w:type="dxa"/>
            <w:shd w:val="clear" w:color="auto" w:fill="F3F6F9"/>
            <w:tcMar>
              <w:top w:w="80" w:type="dxa"/>
              <w:left w:w="80" w:type="dxa"/>
              <w:bottom w:w="80" w:type="dxa"/>
              <w:right w:w="80" w:type="dxa"/>
            </w:tcMar>
            <w:vAlign w:val="center"/>
          </w:tcPr>
          <w:p w14:paraId="41485693" w14:textId="77777777" w:rsidR="008B20BB" w:rsidRDefault="00000000">
            <w:pPr>
              <w:spacing w:after="0"/>
              <w:rPr>
                <w:ins w:id="987" w:author="Claude" w:date="2026-10-02T09:00:00Z"/>
              </w:rPr>
            </w:pPr>
            <w:ins w:id="988" w:author="Claude" w:date="2026-10-02T09:00:00Z">
              <w:r>
                <w:rPr>
                  <w:sz w:val="15"/>
                </w:rPr>
                <w:t>Signed-off KPI baseline definitions, staged-rollout or matched-control design and attribution rules per workflow; reconciliation tolerance agreed with the partner.</w:t>
              </w:r>
            </w:ins>
          </w:p>
        </w:tc>
        <w:tc>
          <w:tcPr>
            <w:tcW w:w="2556" w:type="dxa"/>
            <w:shd w:val="clear" w:color="auto" w:fill="F3F6F9"/>
            <w:tcMar>
              <w:top w:w="80" w:type="dxa"/>
              <w:left w:w="80" w:type="dxa"/>
              <w:bottom w:w="80" w:type="dxa"/>
              <w:right w:w="80" w:type="dxa"/>
            </w:tcMar>
            <w:vAlign w:val="center"/>
          </w:tcPr>
          <w:p w14:paraId="0F2E23D1" w14:textId="77777777" w:rsidR="008B20BB" w:rsidRDefault="00000000">
            <w:pPr>
              <w:spacing w:after="0"/>
              <w:rPr>
                <w:ins w:id="989" w:author="Claude" w:date="2026-10-02T09:00:00Z"/>
              </w:rPr>
            </w:pPr>
            <w:ins w:id="990" w:author="Claude" w:date="2026-10-02T09:00:00Z">
              <w:r>
                <w:rPr>
                  <w:sz w:val="15"/>
                </w:rPr>
                <w:t>Product + Data + Finance</w:t>
              </w:r>
            </w:ins>
          </w:p>
        </w:tc>
        <w:tc>
          <w:tcPr>
            <w:tcW w:w="2556" w:type="dxa"/>
            <w:shd w:val="clear" w:color="auto" w:fill="F3F6F9"/>
            <w:tcMar>
              <w:top w:w="80" w:type="dxa"/>
              <w:left w:w="80" w:type="dxa"/>
              <w:bottom w:w="80" w:type="dxa"/>
              <w:right w:w="80" w:type="dxa"/>
            </w:tcMar>
            <w:vAlign w:val="center"/>
          </w:tcPr>
          <w:p w14:paraId="7820B74E" w14:textId="77777777" w:rsidR="008B20BB" w:rsidRDefault="00000000">
            <w:pPr>
              <w:spacing w:after="0"/>
              <w:rPr>
                <w:ins w:id="991" w:author="Claude" w:date="2026-10-02T09:00:00Z"/>
              </w:rPr>
            </w:pPr>
            <w:ins w:id="992" w:author="Claude" w:date="2026-10-02T09:00:00Z">
              <w:r>
                <w:rPr>
                  <w:sz w:val="15"/>
                </w:rPr>
                <w:t>Before Days 0–30 exit (KPI baseline sign-off)</w:t>
              </w:r>
            </w:ins>
          </w:p>
        </w:tc>
      </w:tr>
      <w:tr w:rsidR="008B20BB" w14:paraId="515DA269" w14:textId="77777777">
        <w:trPr>
          <w:cantSplit/>
          <w:jc w:val="center"/>
          <w:ins w:id="993" w:author="Claude" w:date="2026-10-02T09:00:00Z"/>
        </w:trPr>
        <w:tc>
          <w:tcPr>
            <w:tcW w:w="2556" w:type="dxa"/>
            <w:shd w:val="clear" w:color="auto" w:fill="F3F6F9"/>
            <w:tcMar>
              <w:top w:w="80" w:type="dxa"/>
              <w:left w:w="80" w:type="dxa"/>
              <w:bottom w:w="80" w:type="dxa"/>
              <w:right w:w="80" w:type="dxa"/>
            </w:tcMar>
            <w:vAlign w:val="center"/>
          </w:tcPr>
          <w:p w14:paraId="1BC56455" w14:textId="77777777" w:rsidR="008B20BB" w:rsidRDefault="00000000">
            <w:pPr>
              <w:spacing w:after="0"/>
              <w:rPr>
                <w:ins w:id="994" w:author="Claude" w:date="2026-10-02T09:00:00Z"/>
              </w:rPr>
            </w:pPr>
            <w:ins w:id="995" w:author="Claude" w:date="2026-10-02T09:00:00Z">
              <w:r>
                <w:rPr>
                  <w:sz w:val="15"/>
                </w:rPr>
                <w:t>14. Close staffing gaps</w:t>
              </w:r>
            </w:ins>
          </w:p>
        </w:tc>
        <w:tc>
          <w:tcPr>
            <w:tcW w:w="2556" w:type="dxa"/>
            <w:shd w:val="clear" w:color="auto" w:fill="F3F6F9"/>
            <w:tcMar>
              <w:top w:w="80" w:type="dxa"/>
              <w:left w:w="80" w:type="dxa"/>
              <w:bottom w:w="80" w:type="dxa"/>
              <w:right w:w="80" w:type="dxa"/>
            </w:tcMar>
            <w:vAlign w:val="center"/>
          </w:tcPr>
          <w:p w14:paraId="7EA6D390" w14:textId="77777777" w:rsidR="008B20BB" w:rsidRDefault="00000000">
            <w:pPr>
              <w:spacing w:after="0"/>
              <w:rPr>
                <w:ins w:id="996" w:author="Claude" w:date="2026-10-02T09:00:00Z"/>
              </w:rPr>
            </w:pPr>
            <w:ins w:id="997" w:author="Claude" w:date="2026-10-02T09:00:00Z">
              <w:r>
                <w:rPr>
                  <w:sz w:val="15"/>
                </w:rPr>
                <w:t>Second RCM SME / certified coder, QA and SRE roles recruited or contracted; engineering lead named.</w:t>
              </w:r>
            </w:ins>
          </w:p>
        </w:tc>
        <w:tc>
          <w:tcPr>
            <w:tcW w:w="2556" w:type="dxa"/>
            <w:shd w:val="clear" w:color="auto" w:fill="F3F6F9"/>
            <w:tcMar>
              <w:top w:w="80" w:type="dxa"/>
              <w:left w:w="80" w:type="dxa"/>
              <w:bottom w:w="80" w:type="dxa"/>
              <w:right w:w="80" w:type="dxa"/>
            </w:tcMar>
            <w:vAlign w:val="center"/>
          </w:tcPr>
          <w:p w14:paraId="610F2E7A" w14:textId="77777777" w:rsidR="008B20BB" w:rsidRDefault="00000000">
            <w:pPr>
              <w:spacing w:after="0"/>
              <w:rPr>
                <w:ins w:id="998" w:author="Claude" w:date="2026-10-02T09:00:00Z"/>
              </w:rPr>
            </w:pPr>
            <w:ins w:id="999" w:author="Claude" w:date="2026-10-02T09:00:00Z">
              <w:r>
                <w:rPr>
                  <w:sz w:val="15"/>
                </w:rPr>
                <w:t>Leadership</w:t>
              </w:r>
            </w:ins>
          </w:p>
        </w:tc>
        <w:tc>
          <w:tcPr>
            <w:tcW w:w="2556" w:type="dxa"/>
            <w:shd w:val="clear" w:color="auto" w:fill="F3F6F9"/>
            <w:tcMar>
              <w:top w:w="80" w:type="dxa"/>
              <w:left w:w="80" w:type="dxa"/>
              <w:bottom w:w="80" w:type="dxa"/>
              <w:right w:w="80" w:type="dxa"/>
            </w:tcMar>
            <w:vAlign w:val="center"/>
          </w:tcPr>
          <w:p w14:paraId="1E76DF34" w14:textId="77777777" w:rsidR="008B20BB" w:rsidRDefault="00000000">
            <w:pPr>
              <w:spacing w:after="0"/>
              <w:rPr>
                <w:ins w:id="1000" w:author="Claude" w:date="2026-10-02T09:00:00Z"/>
              </w:rPr>
            </w:pPr>
            <w:ins w:id="1001" w:author="Claude" w:date="2026-10-02T09:00:00Z">
              <w:r>
                <w:rPr>
                  <w:sz w:val="15"/>
                </w:rPr>
                <w:t>Plan in Week 1; in place before Days 31–60</w:t>
              </w:r>
            </w:ins>
          </w:p>
        </w:tc>
      </w:tr>
      <w:tr w:rsidR="008B20BB" w14:paraId="5FFB02C4" w14:textId="77777777">
        <w:trPr>
          <w:cantSplit/>
          <w:jc w:val="center"/>
          <w:ins w:id="1002" w:author="Claude" w:date="2026-10-02T09:00:00Z"/>
        </w:trPr>
        <w:tc>
          <w:tcPr>
            <w:tcW w:w="2556" w:type="dxa"/>
            <w:shd w:val="clear" w:color="auto" w:fill="F3F6F9"/>
            <w:tcMar>
              <w:top w:w="80" w:type="dxa"/>
              <w:left w:w="80" w:type="dxa"/>
              <w:bottom w:w="80" w:type="dxa"/>
              <w:right w:w="80" w:type="dxa"/>
            </w:tcMar>
            <w:vAlign w:val="center"/>
          </w:tcPr>
          <w:p w14:paraId="102C6BCA" w14:textId="77777777" w:rsidR="008B20BB" w:rsidRDefault="00000000">
            <w:pPr>
              <w:spacing w:after="0"/>
              <w:rPr>
                <w:ins w:id="1003" w:author="Claude" w:date="2026-10-02T09:00:00Z"/>
              </w:rPr>
            </w:pPr>
            <w:ins w:id="1004" w:author="Claude" w:date="2026-10-02T09:00:00Z">
              <w:r>
                <w:rPr>
                  <w:sz w:val="15"/>
                </w:rPr>
                <w:t>15. Decide EDI operating model and clearinghouse</w:t>
              </w:r>
            </w:ins>
          </w:p>
        </w:tc>
        <w:tc>
          <w:tcPr>
            <w:tcW w:w="2556" w:type="dxa"/>
            <w:shd w:val="clear" w:color="auto" w:fill="F3F6F9"/>
            <w:tcMar>
              <w:top w:w="80" w:type="dxa"/>
              <w:left w:w="80" w:type="dxa"/>
              <w:bottom w:w="80" w:type="dxa"/>
              <w:right w:w="80" w:type="dxa"/>
            </w:tcMar>
            <w:vAlign w:val="center"/>
          </w:tcPr>
          <w:p w14:paraId="132FEF77" w14:textId="77777777" w:rsidR="008B20BB" w:rsidRDefault="00000000">
            <w:pPr>
              <w:spacing w:after="0"/>
              <w:rPr>
                <w:ins w:id="1005" w:author="Claude" w:date="2026-10-02T09:00:00Z"/>
              </w:rPr>
            </w:pPr>
            <w:ins w:id="1006" w:author="Claude" w:date="2026-10-02T09:00:00Z">
              <w:r>
                <w:rPr>
                  <w:sz w:val="15"/>
                </w:rPr>
                <w:t>Written overlay-versus-direct decision, selected partner clearinghouse and test-environment access.</w:t>
              </w:r>
            </w:ins>
          </w:p>
        </w:tc>
        <w:tc>
          <w:tcPr>
            <w:tcW w:w="2556" w:type="dxa"/>
            <w:shd w:val="clear" w:color="auto" w:fill="F3F6F9"/>
            <w:tcMar>
              <w:top w:w="80" w:type="dxa"/>
              <w:left w:w="80" w:type="dxa"/>
              <w:bottom w:w="80" w:type="dxa"/>
              <w:right w:w="80" w:type="dxa"/>
            </w:tcMar>
            <w:vAlign w:val="center"/>
          </w:tcPr>
          <w:p w14:paraId="31025BDB" w14:textId="77777777" w:rsidR="008B20BB" w:rsidRDefault="00000000">
            <w:pPr>
              <w:spacing w:after="0"/>
              <w:rPr>
                <w:ins w:id="1007" w:author="Claude" w:date="2026-10-02T09:00:00Z"/>
              </w:rPr>
            </w:pPr>
            <w:ins w:id="1008" w:author="Claude" w:date="2026-10-02T09:00:00Z">
              <w:r>
                <w:rPr>
                  <w:sz w:val="15"/>
                </w:rPr>
                <w:t>Integration + Engineering lead</w:t>
              </w:r>
            </w:ins>
          </w:p>
        </w:tc>
        <w:tc>
          <w:tcPr>
            <w:tcW w:w="2556" w:type="dxa"/>
            <w:shd w:val="clear" w:color="auto" w:fill="F3F6F9"/>
            <w:tcMar>
              <w:top w:w="80" w:type="dxa"/>
              <w:left w:w="80" w:type="dxa"/>
              <w:bottom w:w="80" w:type="dxa"/>
              <w:right w:w="80" w:type="dxa"/>
            </w:tcMar>
            <w:vAlign w:val="center"/>
          </w:tcPr>
          <w:p w14:paraId="428AC02B" w14:textId="77777777" w:rsidR="008B20BB" w:rsidRDefault="00000000">
            <w:pPr>
              <w:spacing w:after="0"/>
              <w:rPr>
                <w:ins w:id="1009" w:author="Claude" w:date="2026-10-02T09:00:00Z"/>
              </w:rPr>
            </w:pPr>
            <w:ins w:id="1010" w:author="Claude" w:date="2026-10-02T09:00:00Z">
              <w:r>
                <w:rPr>
                  <w:sz w:val="15"/>
                </w:rPr>
                <w:t>Before EDI foundation work (Week 3)</w:t>
              </w:r>
            </w:ins>
          </w:p>
        </w:tc>
      </w:tr>
      <w:tr w:rsidR="008B20BB" w14:paraId="070DE81A" w14:textId="77777777">
        <w:trPr>
          <w:cantSplit/>
          <w:jc w:val="center"/>
          <w:ins w:id="1011" w:author="Claude" w:date="2026-10-02T09:00:00Z"/>
        </w:trPr>
        <w:tc>
          <w:tcPr>
            <w:tcW w:w="2556" w:type="dxa"/>
            <w:shd w:val="clear" w:color="auto" w:fill="F3F6F9"/>
            <w:tcMar>
              <w:top w:w="80" w:type="dxa"/>
              <w:left w:w="80" w:type="dxa"/>
              <w:bottom w:w="80" w:type="dxa"/>
              <w:right w:w="80" w:type="dxa"/>
            </w:tcMar>
            <w:vAlign w:val="center"/>
          </w:tcPr>
          <w:p w14:paraId="3BA60E8B" w14:textId="77777777" w:rsidR="008B20BB" w:rsidRDefault="00000000">
            <w:pPr>
              <w:spacing w:after="0"/>
              <w:rPr>
                <w:ins w:id="1012" w:author="Claude" w:date="2026-10-02T09:00:00Z"/>
              </w:rPr>
            </w:pPr>
            <w:ins w:id="1013" w:author="Claude" w:date="2026-10-02T09:00:00Z">
              <w:r>
                <w:rPr>
                  <w:sz w:val="15"/>
                </w:rPr>
                <w:t>16. Design the value ledger, tenant memory and decision record</w:t>
              </w:r>
            </w:ins>
          </w:p>
        </w:tc>
        <w:tc>
          <w:tcPr>
            <w:tcW w:w="2556" w:type="dxa"/>
            <w:shd w:val="clear" w:color="auto" w:fill="F3F6F9"/>
            <w:tcMar>
              <w:top w:w="80" w:type="dxa"/>
              <w:left w:w="80" w:type="dxa"/>
              <w:bottom w:w="80" w:type="dxa"/>
              <w:right w:w="80" w:type="dxa"/>
            </w:tcMar>
            <w:vAlign w:val="center"/>
          </w:tcPr>
          <w:p w14:paraId="6C88AF34" w14:textId="77777777" w:rsidR="008B20BB" w:rsidRDefault="00000000">
            <w:pPr>
              <w:spacing w:after="0"/>
              <w:rPr>
                <w:ins w:id="1014" w:author="Claude" w:date="2026-10-02T09:00:00Z"/>
              </w:rPr>
            </w:pPr>
            <w:ins w:id="1015" w:author="Claude" w:date="2026-10-02T09:00:00Z">
              <w:r>
                <w:rPr>
                  <w:sz w:val="15"/>
                </w:rPr>
                <w:t>Data design for the value ledger, per-tenant versioned memory and decision/audit record, aligned with the minimal-core data model.</w:t>
              </w:r>
            </w:ins>
          </w:p>
        </w:tc>
        <w:tc>
          <w:tcPr>
            <w:tcW w:w="2556" w:type="dxa"/>
            <w:shd w:val="clear" w:color="auto" w:fill="F3F6F9"/>
            <w:tcMar>
              <w:top w:w="80" w:type="dxa"/>
              <w:left w:w="80" w:type="dxa"/>
              <w:bottom w:w="80" w:type="dxa"/>
              <w:right w:w="80" w:type="dxa"/>
            </w:tcMar>
            <w:vAlign w:val="center"/>
          </w:tcPr>
          <w:p w14:paraId="52B64D62" w14:textId="77777777" w:rsidR="008B20BB" w:rsidRDefault="00000000">
            <w:pPr>
              <w:spacing w:after="0"/>
              <w:rPr>
                <w:ins w:id="1016" w:author="Claude" w:date="2026-10-02T09:00:00Z"/>
              </w:rPr>
            </w:pPr>
            <w:ins w:id="1017" w:author="Claude" w:date="2026-10-02T09:00:00Z">
              <w:r>
                <w:rPr>
                  <w:sz w:val="15"/>
                </w:rPr>
                <w:t>Product + Data architect</w:t>
              </w:r>
            </w:ins>
          </w:p>
        </w:tc>
        <w:tc>
          <w:tcPr>
            <w:tcW w:w="2556" w:type="dxa"/>
            <w:shd w:val="clear" w:color="auto" w:fill="F3F6F9"/>
            <w:tcMar>
              <w:top w:w="80" w:type="dxa"/>
              <w:left w:w="80" w:type="dxa"/>
              <w:bottom w:w="80" w:type="dxa"/>
              <w:right w:w="80" w:type="dxa"/>
            </w:tcMar>
            <w:vAlign w:val="center"/>
          </w:tcPr>
          <w:p w14:paraId="36C38D3B" w14:textId="77777777" w:rsidR="008B20BB" w:rsidRDefault="00000000">
            <w:pPr>
              <w:spacing w:after="0"/>
              <w:rPr>
                <w:ins w:id="1018" w:author="Claude" w:date="2026-10-02T09:00:00Z"/>
              </w:rPr>
            </w:pPr>
            <w:ins w:id="1019" w:author="Claude" w:date="2026-10-02T09:00:00Z">
              <w:r>
                <w:rPr>
                  <w:sz w:val="15"/>
                </w:rPr>
                <w:t>Week 2 (with data model lock)</w:t>
              </w:r>
            </w:ins>
          </w:p>
        </w:tc>
      </w:tr>
      <w:tr w:rsidR="008B20BB" w14:paraId="6B47AB85" w14:textId="77777777">
        <w:trPr>
          <w:cantSplit/>
          <w:jc w:val="center"/>
          <w:ins w:id="1020" w:author="Claude" w:date="2026-10-02T09:00:00Z"/>
        </w:trPr>
        <w:tc>
          <w:tcPr>
            <w:tcW w:w="2556" w:type="dxa"/>
            <w:shd w:val="clear" w:color="auto" w:fill="F3F6F9"/>
            <w:tcMar>
              <w:top w:w="80" w:type="dxa"/>
              <w:left w:w="80" w:type="dxa"/>
              <w:bottom w:w="80" w:type="dxa"/>
              <w:right w:w="80" w:type="dxa"/>
            </w:tcMar>
            <w:vAlign w:val="center"/>
          </w:tcPr>
          <w:p w14:paraId="3B8DF4DA" w14:textId="77777777" w:rsidR="008B20BB" w:rsidRDefault="00000000">
            <w:pPr>
              <w:spacing w:after="0"/>
              <w:rPr>
                <w:ins w:id="1021" w:author="Claude" w:date="2026-10-02T09:00:00Z"/>
              </w:rPr>
            </w:pPr>
            <w:ins w:id="1022" w:author="Claude" w:date="2026-10-02T09:00:00Z">
              <w:r>
                <w:rPr>
                  <w:sz w:val="15"/>
                </w:rPr>
                <w:t>17. Build and deliver the A15-lite diagnostic (land motion)</w:t>
              </w:r>
            </w:ins>
          </w:p>
        </w:tc>
        <w:tc>
          <w:tcPr>
            <w:tcW w:w="2556" w:type="dxa"/>
            <w:shd w:val="clear" w:color="auto" w:fill="F3F6F9"/>
            <w:tcMar>
              <w:top w:w="80" w:type="dxa"/>
              <w:left w:w="80" w:type="dxa"/>
              <w:bottom w:w="80" w:type="dxa"/>
              <w:right w:w="80" w:type="dxa"/>
            </w:tcMar>
            <w:vAlign w:val="center"/>
          </w:tcPr>
          <w:p w14:paraId="4FF72D01" w14:textId="77777777" w:rsidR="008B20BB" w:rsidRDefault="00000000">
            <w:pPr>
              <w:spacing w:after="0"/>
              <w:rPr>
                <w:ins w:id="1023" w:author="Claude" w:date="2026-10-02T09:00:00Z"/>
              </w:rPr>
            </w:pPr>
            <w:ins w:id="1024" w:author="Claude" w:date="2026-10-02T09:00:00Z">
              <w:r>
                <w:rPr>
                  <w:sz w:val="15"/>
                </w:rPr>
                <w:t>Inputs, outputs and report format for the leakage and baseline diagnostic; first diagnostic delivered to the design partner from read-only data.</w:t>
              </w:r>
            </w:ins>
          </w:p>
        </w:tc>
        <w:tc>
          <w:tcPr>
            <w:tcW w:w="2556" w:type="dxa"/>
            <w:shd w:val="clear" w:color="auto" w:fill="F3F6F9"/>
            <w:tcMar>
              <w:top w:w="80" w:type="dxa"/>
              <w:left w:w="80" w:type="dxa"/>
              <w:bottom w:w="80" w:type="dxa"/>
              <w:right w:w="80" w:type="dxa"/>
            </w:tcMar>
            <w:vAlign w:val="center"/>
          </w:tcPr>
          <w:p w14:paraId="58866916" w14:textId="77777777" w:rsidR="008B20BB" w:rsidRDefault="00000000">
            <w:pPr>
              <w:spacing w:after="0"/>
              <w:rPr>
                <w:ins w:id="1025" w:author="Claude" w:date="2026-10-02T09:00:00Z"/>
              </w:rPr>
            </w:pPr>
            <w:ins w:id="1026" w:author="Claude" w:date="2026-10-02T09:00:00Z">
              <w:r>
                <w:rPr>
                  <w:sz w:val="15"/>
                </w:rPr>
                <w:t>Product + RCM domain lead</w:t>
              </w:r>
            </w:ins>
          </w:p>
        </w:tc>
        <w:tc>
          <w:tcPr>
            <w:tcW w:w="2556" w:type="dxa"/>
            <w:shd w:val="clear" w:color="auto" w:fill="F3F6F9"/>
            <w:tcMar>
              <w:top w:w="80" w:type="dxa"/>
              <w:left w:w="80" w:type="dxa"/>
              <w:bottom w:w="80" w:type="dxa"/>
              <w:right w:w="80" w:type="dxa"/>
            </w:tcMar>
            <w:vAlign w:val="center"/>
          </w:tcPr>
          <w:p w14:paraId="377A5625" w14:textId="77777777" w:rsidR="008B20BB" w:rsidRDefault="00000000">
            <w:pPr>
              <w:spacing w:after="0"/>
              <w:rPr>
                <w:ins w:id="1027" w:author="Claude" w:date="2026-10-02T09:00:00Z"/>
              </w:rPr>
            </w:pPr>
            <w:ins w:id="1028" w:author="Claude" w:date="2026-10-02T09:00:00Z">
              <w:r>
                <w:rPr>
                  <w:sz w:val="15"/>
                </w:rPr>
                <w:t>Before Days 0–30 exit</w:t>
              </w:r>
            </w:ins>
          </w:p>
        </w:tc>
      </w:tr>
      <w:tr w:rsidR="008B20BB" w14:paraId="2977BE5F" w14:textId="77777777">
        <w:trPr>
          <w:cantSplit/>
          <w:jc w:val="center"/>
          <w:ins w:id="1029" w:author="Claude" w:date="2026-10-02T09:00:00Z"/>
        </w:trPr>
        <w:tc>
          <w:tcPr>
            <w:tcW w:w="2556" w:type="dxa"/>
            <w:shd w:val="clear" w:color="auto" w:fill="F3F6F9"/>
            <w:tcMar>
              <w:top w:w="80" w:type="dxa"/>
              <w:left w:w="80" w:type="dxa"/>
              <w:bottom w:w="80" w:type="dxa"/>
              <w:right w:w="80" w:type="dxa"/>
            </w:tcMar>
            <w:vAlign w:val="center"/>
          </w:tcPr>
          <w:p w14:paraId="378C049A" w14:textId="77777777" w:rsidR="008B20BB" w:rsidRDefault="00000000">
            <w:pPr>
              <w:spacing w:after="0"/>
              <w:rPr>
                <w:ins w:id="1030" w:author="Claude" w:date="2026-10-02T09:00:00Z"/>
              </w:rPr>
            </w:pPr>
            <w:ins w:id="1031" w:author="Claude" w:date="2026-10-02T09:00:00Z">
              <w:r>
                <w:rPr>
                  <w:sz w:val="15"/>
                </w:rPr>
                <w:t>18. Extend the implementation pack into an onboarding playbook</w:t>
              </w:r>
            </w:ins>
          </w:p>
        </w:tc>
        <w:tc>
          <w:tcPr>
            <w:tcW w:w="2556" w:type="dxa"/>
            <w:shd w:val="clear" w:color="auto" w:fill="F3F6F9"/>
            <w:tcMar>
              <w:top w:w="80" w:type="dxa"/>
              <w:left w:w="80" w:type="dxa"/>
              <w:bottom w:w="80" w:type="dxa"/>
              <w:right w:w="80" w:type="dxa"/>
            </w:tcMar>
            <w:vAlign w:val="center"/>
          </w:tcPr>
          <w:p w14:paraId="11996862" w14:textId="77777777" w:rsidR="008B20BB" w:rsidRDefault="00000000">
            <w:pPr>
              <w:spacing w:after="0"/>
              <w:rPr>
                <w:ins w:id="1032" w:author="Claude" w:date="2026-10-02T09:00:00Z"/>
              </w:rPr>
            </w:pPr>
            <w:ins w:id="1033" w:author="Claude" w:date="2026-10-02T09:00:00Z">
              <w:r>
                <w:rPr>
                  <w:sz w:val="15"/>
                </w:rPr>
                <w:t>Data-readiness check, change-management plan, client governance council terms and business-review template driven by the value ledger.</w:t>
              </w:r>
            </w:ins>
          </w:p>
        </w:tc>
        <w:tc>
          <w:tcPr>
            <w:tcW w:w="2556" w:type="dxa"/>
            <w:shd w:val="clear" w:color="auto" w:fill="F3F6F9"/>
            <w:tcMar>
              <w:top w:w="80" w:type="dxa"/>
              <w:left w:w="80" w:type="dxa"/>
              <w:bottom w:w="80" w:type="dxa"/>
              <w:right w:w="80" w:type="dxa"/>
            </w:tcMar>
            <w:vAlign w:val="center"/>
          </w:tcPr>
          <w:p w14:paraId="45462250" w14:textId="77777777" w:rsidR="008B20BB" w:rsidRDefault="00000000">
            <w:pPr>
              <w:spacing w:after="0"/>
              <w:rPr>
                <w:ins w:id="1034" w:author="Claude" w:date="2026-10-02T09:00:00Z"/>
              </w:rPr>
            </w:pPr>
            <w:ins w:id="1035" w:author="Claude" w:date="2026-10-02T09:00:00Z">
              <w:r>
                <w:rPr>
                  <w:sz w:val="15"/>
                </w:rPr>
                <w:t>Implementation</w:t>
              </w:r>
            </w:ins>
          </w:p>
        </w:tc>
        <w:tc>
          <w:tcPr>
            <w:tcW w:w="2556" w:type="dxa"/>
            <w:shd w:val="clear" w:color="auto" w:fill="F3F6F9"/>
            <w:tcMar>
              <w:top w:w="80" w:type="dxa"/>
              <w:left w:w="80" w:type="dxa"/>
              <w:bottom w:w="80" w:type="dxa"/>
              <w:right w:w="80" w:type="dxa"/>
            </w:tcMar>
            <w:vAlign w:val="center"/>
          </w:tcPr>
          <w:p w14:paraId="2E9F1F12" w14:textId="77777777" w:rsidR="008B20BB" w:rsidRDefault="00000000">
            <w:pPr>
              <w:spacing w:after="0"/>
              <w:rPr>
                <w:ins w:id="1036" w:author="Claude" w:date="2026-10-02T09:00:00Z"/>
              </w:rPr>
            </w:pPr>
            <w:ins w:id="1037" w:author="Claude" w:date="2026-10-02T09:00:00Z">
              <w:r>
                <w:rPr>
                  <w:sz w:val="15"/>
                </w:rPr>
                <w:t>Extend Action 10 (Week 4)</w:t>
              </w:r>
            </w:ins>
          </w:p>
        </w:tc>
      </w:tr>
    </w:tbl>
    <w:tbl>
      <w:tblPr>
        <w:tblW w:w="0" w:type="auto"/>
        <w:jc w:val="center"/>
        <w:tblLook w:val="04A0" w:firstRow="1" w:lastRow="0" w:firstColumn="1" w:lastColumn="0" w:noHBand="0" w:noVBand="1"/>
      </w:tblPr>
      <w:tblGrid>
        <w:gridCol w:w="10224"/>
      </w:tblGrid>
      <w:tr w:rsidR="00DA0C49" w14:paraId="2EF017DB" w14:textId="77777777">
        <w:trPr>
          <w:cantSplit/>
          <w:jc w:val="center"/>
        </w:trPr>
        <w:tc>
          <w:tcPr>
            <w:tcW w:w="10224" w:type="dxa"/>
            <w:shd w:val="clear" w:color="auto" w:fill="DDEBF7"/>
            <w:tcMar>
              <w:top w:w="110" w:type="dxa"/>
              <w:left w:w="140" w:type="dxa"/>
              <w:bottom w:w="110" w:type="dxa"/>
              <w:right w:w="140" w:type="dxa"/>
            </w:tcMar>
          </w:tcPr>
          <w:p w14:paraId="71CF0B44" w14:textId="77777777" w:rsidR="00DA0C49" w:rsidRDefault="00B10EEA">
            <w:r>
              <w:rPr>
                <w:b/>
                <w:color w:val="17365D"/>
              </w:rPr>
              <w:t xml:space="preserve">End-state vision  </w:t>
            </w:r>
            <w:r>
              <w:t>KrisnnAI should become the financial operating layer above heterogeneous EHR/PM, clearinghouse and payer systems: a platform that continuously determines what revenue should happen, what is at risk, what action is required, and whether the action actually converted to cash.</w:t>
            </w:r>
          </w:p>
        </w:tc>
      </w:tr>
    </w:tbl>
    <w:p w14:paraId="4BCFF29E" w14:textId="77777777" w:rsidR="00DA0C49" w:rsidRDefault="00DA0C49">
      <w:pPr>
        <w:spacing w:after="0"/>
      </w:pPr>
    </w:p>
    <w:p w14:paraId="039B6ADF" w14:textId="77777777" w:rsidR="00DA0C49" w:rsidRDefault="00B10EEA">
      <w:pPr>
        <w:pStyle w:val="Heading1"/>
      </w:pPr>
      <w:bookmarkStart w:id="1038" w:name="_Toc9000023"/>
      <w:bookmarkStart w:id="1039" w:name="_Toc242031685"/>
      <w:r>
        <w:t>Appendix A. Standard specification for every intelligent workflow</w:t>
      </w:r>
      <w:bookmarkEnd w:id="1038"/>
      <w:bookmarkEnd w:id="1039"/>
    </w:p>
    <w:p w14:paraId="7C5FADD2" w14:textId="77777777" w:rsidR="00DA0C49" w:rsidRDefault="00B10EEA">
      <w:pPr>
        <w:pStyle w:val="ListBullet"/>
        <w:spacing w:after="60"/>
      </w:pPr>
      <w:r>
        <w:t>Business outcome and KPI</w:t>
      </w:r>
    </w:p>
    <w:p w14:paraId="7D9C560F" w14:textId="77777777" w:rsidR="00DA0C49" w:rsidRDefault="00B10EEA">
      <w:pPr>
        <w:pStyle w:val="ListBullet"/>
        <w:spacing w:after="60"/>
      </w:pPr>
      <w:r>
        <w:t>Trigger event(s)</w:t>
      </w:r>
    </w:p>
    <w:p w14:paraId="719E788E" w14:textId="77777777" w:rsidR="00DA0C49" w:rsidRDefault="00B10EEA">
      <w:pPr>
        <w:pStyle w:val="ListBullet"/>
        <w:spacing w:after="60"/>
      </w:pPr>
      <w:r>
        <w:t>Required data and source systems</w:t>
      </w:r>
    </w:p>
    <w:p w14:paraId="6783CA35" w14:textId="77777777" w:rsidR="00DA0C49" w:rsidRDefault="00B10EEA">
      <w:pPr>
        <w:pStyle w:val="ListBullet"/>
        <w:spacing w:after="60"/>
      </w:pPr>
      <w:r>
        <w:t>Deterministic rules and payer/client policy inputs</w:t>
      </w:r>
    </w:p>
    <w:p w14:paraId="45F13F60" w14:textId="77777777" w:rsidR="00DA0C49" w:rsidRDefault="00B10EEA">
      <w:pPr>
        <w:pStyle w:val="ListBullet"/>
        <w:spacing w:after="60"/>
      </w:pPr>
      <w:r>
        <w:t>AI task(s) and approved model(s)</w:t>
      </w:r>
    </w:p>
    <w:p w14:paraId="531923D6" w14:textId="77777777" w:rsidR="00DA0C49" w:rsidRDefault="00B10EEA">
      <w:pPr>
        <w:pStyle w:val="ListBullet"/>
        <w:spacing w:after="60"/>
      </w:pPr>
      <w:r>
        <w:t>Action options and prohibited actions</w:t>
      </w:r>
    </w:p>
    <w:p w14:paraId="06809A0B" w14:textId="77777777" w:rsidR="00DA0C49" w:rsidRDefault="00B10EEA">
      <w:pPr>
        <w:pStyle w:val="ListBullet"/>
        <w:spacing w:after="60"/>
      </w:pPr>
      <w:r>
        <w:t>Confidence/materiality thresholds</w:t>
      </w:r>
    </w:p>
    <w:p w14:paraId="0EA24E8C" w14:textId="77777777" w:rsidR="00DA0C49" w:rsidRDefault="00B10EEA">
      <w:pPr>
        <w:pStyle w:val="ListBullet"/>
        <w:spacing w:after="60"/>
      </w:pPr>
      <w:r>
        <w:t>Human approval role and SLA</w:t>
      </w:r>
    </w:p>
    <w:p w14:paraId="03AC0D55" w14:textId="77777777" w:rsidR="00DA0C49" w:rsidRDefault="00B10EEA">
      <w:pPr>
        <w:pStyle w:val="ListBullet"/>
        <w:spacing w:after="60"/>
      </w:pPr>
      <w:r>
        <w:t>Execution adapter and retry/idempotency behavior</w:t>
      </w:r>
    </w:p>
    <w:p w14:paraId="7A881964" w14:textId="77777777" w:rsidR="00DA0C49" w:rsidRDefault="00B10EEA">
      <w:pPr>
        <w:pStyle w:val="ListBullet"/>
        <w:spacing w:after="60"/>
      </w:pPr>
      <w:r>
        <w:t>Verification condition and evidence of success</w:t>
      </w:r>
    </w:p>
    <w:p w14:paraId="52431547" w14:textId="77777777" w:rsidR="00DA0C49" w:rsidRDefault="00B10EEA">
      <w:pPr>
        <w:pStyle w:val="ListBullet"/>
        <w:spacing w:after="60"/>
      </w:pPr>
      <w:r>
        <w:t>Failure/exception path</w:t>
      </w:r>
    </w:p>
    <w:p w14:paraId="729419AF" w14:textId="77777777" w:rsidR="00DA0C49" w:rsidRDefault="00B10EEA">
      <w:pPr>
        <w:pStyle w:val="ListBullet"/>
        <w:spacing w:after="60"/>
      </w:pPr>
      <w:r>
        <w:t>Audit fields and retained artifacts</w:t>
      </w:r>
    </w:p>
    <w:p w14:paraId="36AA470F" w14:textId="77777777" w:rsidR="00DA0C49" w:rsidRDefault="00B10EEA">
      <w:pPr>
        <w:pStyle w:val="ListBullet"/>
        <w:spacing w:after="60"/>
      </w:pPr>
      <w:r>
        <w:t>Shadow-mode evaluation dataset and acceptance criteria</w:t>
      </w:r>
    </w:p>
    <w:p w14:paraId="3D74E749" w14:textId="77777777" w:rsidR="00DA0C49" w:rsidRDefault="00B10EEA">
      <w:pPr>
        <w:pStyle w:val="ListBullet"/>
        <w:spacing w:after="60"/>
      </w:pPr>
      <w:r>
        <w:t>Production quality metrics and drift thresholds</w:t>
      </w:r>
    </w:p>
    <w:p w14:paraId="48D9B762" w14:textId="77777777" w:rsidR="00DA0C49" w:rsidRDefault="00B10EEA">
      <w:pPr>
        <w:pStyle w:val="ListBullet"/>
        <w:spacing w:after="60"/>
      </w:pPr>
      <w:r>
        <w:t>Outcome attribution method and financial reporting rule</w:t>
      </w:r>
    </w:p>
    <w:p w14:paraId="635CF89A" w14:textId="77777777" w:rsidR="008B20BB" w:rsidRDefault="00000000">
      <w:pPr>
        <w:pStyle w:val="ListBullet"/>
        <w:spacing w:after="60"/>
        <w:rPr>
          <w:ins w:id="1040" w:author="Claude" w:date="2026-10-02T09:00:00Z"/>
        </w:rPr>
      </w:pPr>
      <w:ins w:id="1041" w:author="Claude" w:date="2026-10-02T09:00:00Z">
        <w:r>
          <w:t>Identity/matching dependencies and data-quality gates</w:t>
        </w:r>
      </w:ins>
    </w:p>
    <w:p w14:paraId="00BA0929" w14:textId="77777777" w:rsidR="008B20BB" w:rsidRDefault="00000000">
      <w:pPr>
        <w:pStyle w:val="ListBullet"/>
        <w:spacing w:after="60"/>
        <w:rPr>
          <w:ins w:id="1042" w:author="Claude" w:date="2026-10-02T09:00:00Z"/>
        </w:rPr>
      </w:pPr>
      <w:ins w:id="1043" w:author="Claude" w:date="2026-10-02T09:00:00Z">
        <w:r>
          <w:t>Thresholds, sample sizes and decision rule fixed before shadow results are reviewed (value, owner, date)</w:t>
        </w:r>
      </w:ins>
    </w:p>
    <w:p w14:paraId="7BFE1BDE" w14:textId="77777777" w:rsidR="008B20BB" w:rsidRDefault="00000000">
      <w:pPr>
        <w:pStyle w:val="ListBullet"/>
        <w:spacing w:after="60"/>
        <w:rPr>
          <w:ins w:id="1044" w:author="Claude" w:date="2026-10-02T09:00:00Z"/>
        </w:rPr>
      </w:pPr>
      <w:ins w:id="1045" w:author="Claude" w:date="2026-10-02T09:00:00Z">
        <w:r>
          <w:lastRenderedPageBreak/>
          <w:t>Point-in-time replay method and label double-review process</w:t>
        </w:r>
      </w:ins>
    </w:p>
    <w:p w14:paraId="5E8019C5" w14:textId="77777777" w:rsidR="008B20BB" w:rsidRDefault="00000000">
      <w:pPr>
        <w:pStyle w:val="ListBullet"/>
        <w:spacing w:after="60"/>
        <w:rPr>
          <w:ins w:id="1046" w:author="Claude" w:date="2026-10-02T09:00:00Z"/>
        </w:rPr>
      </w:pPr>
      <w:ins w:id="1047" w:author="Claude" w:date="2026-10-02T09:00:00Z">
        <w:r>
          <w:t>Action reversibility class (reversible, compensable or irreversible) and rollback or compensation design</w:t>
        </w:r>
      </w:ins>
    </w:p>
    <w:p w14:paraId="73698530" w14:textId="77777777" w:rsidR="008B20BB" w:rsidRDefault="00000000">
      <w:pPr>
        <w:pStyle w:val="ListBullet"/>
        <w:spacing w:after="60"/>
        <w:rPr>
          <w:ins w:id="1048" w:author="Claude" w:date="2026-10-02T09:00:00Z"/>
        </w:rPr>
      </w:pPr>
      <w:ins w:id="1049" w:author="Claude" w:date="2026-10-02T09:00:00Z">
        <w:r>
          <w:t>Gate owner sign-off record and stop criteria</w:t>
        </w:r>
      </w:ins>
    </w:p>
    <w:p w14:paraId="32276E7C" w14:textId="77777777" w:rsidR="008B20BB" w:rsidRDefault="00000000">
      <w:pPr>
        <w:pStyle w:val="ListBullet"/>
        <w:spacing w:after="60"/>
        <w:rPr>
          <w:ins w:id="1050" w:author="Claude" w:date="2026-10-02T09:00:00Z"/>
        </w:rPr>
      </w:pPr>
      <w:ins w:id="1051" w:author="Claude" w:date="2026-10-02T09:00:00Z">
        <w:r>
          <w:t>Control design (staged rollout or matched comparison) for incremental value measurement</w:t>
        </w:r>
      </w:ins>
    </w:p>
    <w:p w14:paraId="2DC66231" w14:textId="77777777" w:rsidR="008B20BB" w:rsidRDefault="00000000">
      <w:pPr>
        <w:pStyle w:val="ListBullet"/>
        <w:spacing w:after="60"/>
        <w:rPr>
          <w:ins w:id="1052" w:author="Claude" w:date="2026-10-02T09:00:00Z"/>
        </w:rPr>
      </w:pPr>
      <w:ins w:id="1053" w:author="Claude" w:date="2026-10-02T09:00:00Z">
        <w:r>
          <w:t>Untrusted-input handling and prompt-injection test cases</w:t>
        </w:r>
      </w:ins>
    </w:p>
    <w:p w14:paraId="2EB1AECB" w14:textId="77777777" w:rsidR="008B20BB" w:rsidRDefault="00000000">
      <w:pPr>
        <w:pStyle w:val="ListBullet"/>
        <w:spacing w:after="60"/>
        <w:rPr>
          <w:ins w:id="1054" w:author="Claude" w:date="2026-10-02T09:00:00Z"/>
        </w:rPr>
      </w:pPr>
      <w:ins w:id="1055" w:author="Claude" w:date="2026-10-02T09:00:00Z">
        <w:r>
          <w:t>Cost per transaction (compute/model) and service-level objectives</w:t>
        </w:r>
      </w:ins>
    </w:p>
    <w:p w14:paraId="718B760A" w14:textId="77777777" w:rsidR="008B20BB" w:rsidRDefault="00000000">
      <w:pPr>
        <w:pStyle w:val="ListBullet"/>
        <w:spacing w:after="60"/>
        <w:rPr>
          <w:ins w:id="1056" w:author="Claude" w:date="2026-10-02T09:00:00Z"/>
        </w:rPr>
      </w:pPr>
      <w:ins w:id="1057" w:author="Claude" w:date="2026-10-02T09:00:00Z">
        <w:r>
          <w:t>Regulatory and compliance review sign-off (where applicable)</w:t>
        </w:r>
      </w:ins>
    </w:p>
    <w:p w14:paraId="0E3C44BD" w14:textId="77777777" w:rsidR="00DA0C49" w:rsidRDefault="00B10EEA">
      <w:pPr>
        <w:pStyle w:val="Heading1"/>
      </w:pPr>
      <w:bookmarkStart w:id="1058" w:name="_Toc9000024"/>
      <w:bookmarkStart w:id="1059" w:name="_Toc242031686"/>
      <w:r>
        <w:t>Appendix B. Initial decision log</w:t>
      </w:r>
      <w:bookmarkEnd w:id="1058"/>
      <w:bookmarkEnd w:id="1059"/>
    </w:p>
    <w:tbl>
      <w:tblPr>
        <w:tblStyle w:val="TableGrid"/>
        <w:tblW w:w="0" w:type="auto"/>
        <w:jc w:val="center"/>
        <w:tblLook w:val="04A0" w:firstRow="1" w:lastRow="0" w:firstColumn="1" w:lastColumn="0" w:noHBand="0" w:noVBand="1"/>
      </w:tblPr>
      <w:tblGrid>
        <w:gridCol w:w="2043"/>
        <w:gridCol w:w="2043"/>
        <w:gridCol w:w="2043"/>
        <w:gridCol w:w="2043"/>
        <w:gridCol w:w="2042"/>
      </w:tblGrid>
      <w:tr w:rsidR="00DA0C49" w14:paraId="4243084B" w14:textId="77777777">
        <w:trPr>
          <w:cantSplit/>
          <w:tblHeader/>
          <w:jc w:val="center"/>
        </w:trPr>
        <w:tc>
          <w:tcPr>
            <w:tcW w:w="2045" w:type="dxa"/>
            <w:shd w:val="clear" w:color="auto" w:fill="17365D"/>
            <w:tcMar>
              <w:top w:w="80" w:type="dxa"/>
              <w:left w:w="80" w:type="dxa"/>
              <w:bottom w:w="80" w:type="dxa"/>
              <w:right w:w="80" w:type="dxa"/>
            </w:tcMar>
            <w:vAlign w:val="center"/>
          </w:tcPr>
          <w:p w14:paraId="3925B7BD" w14:textId="77777777" w:rsidR="00DA0C49" w:rsidRDefault="00B10EEA">
            <w:pPr>
              <w:spacing w:after="0"/>
            </w:pPr>
            <w:r>
              <w:rPr>
                <w:b/>
                <w:color w:val="FFFFFF"/>
                <w:sz w:val="15"/>
              </w:rPr>
              <w:t>#</w:t>
            </w:r>
          </w:p>
        </w:tc>
        <w:tc>
          <w:tcPr>
            <w:tcW w:w="2045" w:type="dxa"/>
            <w:shd w:val="clear" w:color="auto" w:fill="17365D"/>
            <w:tcMar>
              <w:top w:w="80" w:type="dxa"/>
              <w:left w:w="80" w:type="dxa"/>
              <w:bottom w:w="80" w:type="dxa"/>
              <w:right w:w="80" w:type="dxa"/>
            </w:tcMar>
            <w:vAlign w:val="center"/>
          </w:tcPr>
          <w:p w14:paraId="7706A686" w14:textId="77777777" w:rsidR="00DA0C49" w:rsidRDefault="00B10EEA">
            <w:pPr>
              <w:spacing w:after="0"/>
            </w:pPr>
            <w:r>
              <w:rPr>
                <w:b/>
                <w:color w:val="FFFFFF"/>
                <w:sz w:val="15"/>
              </w:rPr>
              <w:t>Decision</w:t>
            </w:r>
          </w:p>
        </w:tc>
        <w:tc>
          <w:tcPr>
            <w:tcW w:w="2045" w:type="dxa"/>
            <w:shd w:val="clear" w:color="auto" w:fill="17365D"/>
            <w:tcMar>
              <w:top w:w="80" w:type="dxa"/>
              <w:left w:w="80" w:type="dxa"/>
              <w:bottom w:w="80" w:type="dxa"/>
              <w:right w:w="80" w:type="dxa"/>
            </w:tcMar>
            <w:vAlign w:val="center"/>
          </w:tcPr>
          <w:p w14:paraId="552F4CDA" w14:textId="77777777" w:rsidR="00DA0C49" w:rsidRDefault="00B10EEA">
            <w:pPr>
              <w:spacing w:after="0"/>
            </w:pPr>
            <w:r>
              <w:rPr>
                <w:b/>
                <w:color w:val="FFFFFF"/>
                <w:sz w:val="15"/>
              </w:rPr>
              <w:t>Options / notes</w:t>
            </w:r>
          </w:p>
        </w:tc>
        <w:tc>
          <w:tcPr>
            <w:tcW w:w="2045" w:type="dxa"/>
            <w:shd w:val="clear" w:color="auto" w:fill="17365D"/>
            <w:tcMar>
              <w:top w:w="80" w:type="dxa"/>
              <w:left w:w="80" w:type="dxa"/>
              <w:bottom w:w="80" w:type="dxa"/>
              <w:right w:w="80" w:type="dxa"/>
            </w:tcMar>
            <w:vAlign w:val="center"/>
          </w:tcPr>
          <w:p w14:paraId="12A42FE0" w14:textId="77777777" w:rsidR="00DA0C49" w:rsidRDefault="00B10EEA">
            <w:pPr>
              <w:spacing w:after="0"/>
            </w:pPr>
            <w:r>
              <w:rPr>
                <w:b/>
                <w:color w:val="FFFFFF"/>
                <w:sz w:val="15"/>
              </w:rPr>
              <w:t>Owner</w:t>
            </w:r>
          </w:p>
        </w:tc>
        <w:tc>
          <w:tcPr>
            <w:tcW w:w="2045" w:type="dxa"/>
            <w:shd w:val="clear" w:color="auto" w:fill="17365D"/>
            <w:tcMar>
              <w:top w:w="80" w:type="dxa"/>
              <w:left w:w="80" w:type="dxa"/>
              <w:bottom w:w="80" w:type="dxa"/>
              <w:right w:w="80" w:type="dxa"/>
            </w:tcMar>
            <w:vAlign w:val="center"/>
          </w:tcPr>
          <w:p w14:paraId="3FCD4E56" w14:textId="77777777" w:rsidR="00DA0C49" w:rsidRDefault="00B10EEA">
            <w:pPr>
              <w:spacing w:after="0"/>
            </w:pPr>
            <w:r>
              <w:rPr>
                <w:b/>
                <w:color w:val="FFFFFF"/>
                <w:sz w:val="15"/>
              </w:rPr>
              <w:t>Status</w:t>
            </w:r>
          </w:p>
        </w:tc>
      </w:tr>
      <w:tr w:rsidR="00DA0C49" w14:paraId="0E1DDF0F" w14:textId="77777777">
        <w:trPr>
          <w:cantSplit/>
          <w:jc w:val="center"/>
        </w:trPr>
        <w:tc>
          <w:tcPr>
            <w:tcW w:w="2045" w:type="dxa"/>
            <w:tcMar>
              <w:top w:w="80" w:type="dxa"/>
              <w:left w:w="80" w:type="dxa"/>
              <w:bottom w:w="80" w:type="dxa"/>
              <w:right w:w="80" w:type="dxa"/>
            </w:tcMar>
            <w:vAlign w:val="center"/>
          </w:tcPr>
          <w:p w14:paraId="20A1F0ED" w14:textId="77777777" w:rsidR="00DA0C49" w:rsidRDefault="00B10EEA">
            <w:pPr>
              <w:spacing w:after="0"/>
            </w:pPr>
            <w:r>
              <w:rPr>
                <w:sz w:val="15"/>
              </w:rPr>
              <w:t>1</w:t>
            </w:r>
          </w:p>
        </w:tc>
        <w:tc>
          <w:tcPr>
            <w:tcW w:w="2045" w:type="dxa"/>
            <w:tcMar>
              <w:top w:w="80" w:type="dxa"/>
              <w:left w:w="80" w:type="dxa"/>
              <w:bottom w:w="80" w:type="dxa"/>
              <w:right w:w="80" w:type="dxa"/>
            </w:tcMar>
            <w:vAlign w:val="center"/>
          </w:tcPr>
          <w:p w14:paraId="7FA4791A" w14:textId="77777777" w:rsidR="00DA0C49" w:rsidRDefault="00B10EEA">
            <w:pPr>
              <w:spacing w:after="0"/>
            </w:pPr>
            <w:r>
              <w:rPr>
                <w:sz w:val="15"/>
              </w:rPr>
              <w:t>MVP workflow set</w:t>
            </w:r>
          </w:p>
        </w:tc>
        <w:tc>
          <w:tcPr>
            <w:tcW w:w="2045" w:type="dxa"/>
            <w:tcMar>
              <w:top w:w="80" w:type="dxa"/>
              <w:left w:w="80" w:type="dxa"/>
              <w:bottom w:w="80" w:type="dxa"/>
              <w:right w:w="80" w:type="dxa"/>
            </w:tcMar>
            <w:vAlign w:val="center"/>
          </w:tcPr>
          <w:p w14:paraId="63C6E5CF" w14:textId="77777777" w:rsidR="00DA0C49" w:rsidRDefault="00DA0C49">
            <w:pPr>
              <w:spacing w:after="0"/>
            </w:pPr>
            <w:ins w:id="1060" w:author="Claude" w:date="2026-10-02T09:00:00Z">
              <w:r>
                <w:rPr>
                  <w:sz w:val="15"/>
                </w:rPr>
                <w:t>Eight MVP (A1, A3, A5, A6, A7, A8, A10, A14); three MVP+ (A2, A9, A11); three release waves</w:t>
              </w:r>
            </w:ins>
          </w:p>
        </w:tc>
        <w:tc>
          <w:tcPr>
            <w:tcW w:w="2045" w:type="dxa"/>
            <w:tcMar>
              <w:top w:w="80" w:type="dxa"/>
              <w:left w:w="80" w:type="dxa"/>
              <w:bottom w:w="80" w:type="dxa"/>
              <w:right w:w="80" w:type="dxa"/>
            </w:tcMar>
            <w:vAlign w:val="center"/>
          </w:tcPr>
          <w:p w14:paraId="606B30B5" w14:textId="77777777" w:rsidR="00DA0C49" w:rsidRDefault="00DA0C49">
            <w:pPr>
              <w:spacing w:after="0"/>
            </w:pPr>
            <w:ins w:id="1061" w:author="Claude" w:date="2026-10-02T09:00:00Z">
              <w:r>
                <w:rPr>
                  <w:sz w:val="15"/>
                </w:rPr>
                <w:t>Product lead</w:t>
              </w:r>
            </w:ins>
          </w:p>
        </w:tc>
        <w:tc>
          <w:tcPr>
            <w:tcW w:w="2045" w:type="dxa"/>
            <w:tcMar>
              <w:top w:w="80" w:type="dxa"/>
              <w:left w:w="80" w:type="dxa"/>
              <w:bottom w:w="80" w:type="dxa"/>
              <w:right w:w="80" w:type="dxa"/>
            </w:tcMar>
            <w:vAlign w:val="center"/>
          </w:tcPr>
          <w:p w14:paraId="0B3868EC" w14:textId="77777777" w:rsidR="00DA0C49" w:rsidRDefault="00B10EEA">
            <w:pPr>
              <w:spacing w:after="0"/>
            </w:pPr>
            <w:r>
              <w:rPr>
                <w:sz w:val="15"/>
              </w:rPr>
              <w:t>Open</w:t>
            </w:r>
          </w:p>
        </w:tc>
      </w:tr>
      <w:tr w:rsidR="00DA0C49" w14:paraId="2E9C8A83" w14:textId="77777777">
        <w:trPr>
          <w:cantSplit/>
          <w:jc w:val="center"/>
        </w:trPr>
        <w:tc>
          <w:tcPr>
            <w:tcW w:w="2045" w:type="dxa"/>
            <w:shd w:val="clear" w:color="auto" w:fill="F3F6F9"/>
            <w:tcMar>
              <w:top w:w="80" w:type="dxa"/>
              <w:left w:w="80" w:type="dxa"/>
              <w:bottom w:w="80" w:type="dxa"/>
              <w:right w:w="80" w:type="dxa"/>
            </w:tcMar>
            <w:vAlign w:val="center"/>
          </w:tcPr>
          <w:p w14:paraId="2B02F434" w14:textId="77777777" w:rsidR="00DA0C49" w:rsidRDefault="00B10EEA">
            <w:pPr>
              <w:spacing w:after="0"/>
            </w:pPr>
            <w:r>
              <w:rPr>
                <w:sz w:val="15"/>
              </w:rPr>
              <w:t>2</w:t>
            </w:r>
          </w:p>
        </w:tc>
        <w:tc>
          <w:tcPr>
            <w:tcW w:w="2045" w:type="dxa"/>
            <w:shd w:val="clear" w:color="auto" w:fill="F3F6F9"/>
            <w:tcMar>
              <w:top w:w="80" w:type="dxa"/>
              <w:left w:w="80" w:type="dxa"/>
              <w:bottom w:w="80" w:type="dxa"/>
              <w:right w:w="80" w:type="dxa"/>
            </w:tcMar>
            <w:vAlign w:val="center"/>
          </w:tcPr>
          <w:p w14:paraId="2B5F39BF" w14:textId="77777777" w:rsidR="00DA0C49" w:rsidRDefault="00B10EEA">
            <w:pPr>
              <w:spacing w:after="0"/>
            </w:pPr>
            <w:r>
              <w:rPr>
                <w:sz w:val="15"/>
              </w:rPr>
              <w:t>First design partners</w:t>
            </w:r>
          </w:p>
        </w:tc>
        <w:tc>
          <w:tcPr>
            <w:tcW w:w="2045" w:type="dxa"/>
            <w:shd w:val="clear" w:color="auto" w:fill="F3F6F9"/>
            <w:tcMar>
              <w:top w:w="80" w:type="dxa"/>
              <w:left w:w="80" w:type="dxa"/>
              <w:bottom w:w="80" w:type="dxa"/>
              <w:right w:w="80" w:type="dxa"/>
            </w:tcMar>
            <w:vAlign w:val="center"/>
          </w:tcPr>
          <w:p w14:paraId="7F371978" w14:textId="77777777" w:rsidR="00DA0C49" w:rsidRDefault="00DA0C49">
            <w:pPr>
              <w:spacing w:after="0"/>
            </w:pPr>
            <w:ins w:id="1062" w:author="Claude" w:date="2026-10-02T09:00:00Z">
              <w:r>
                <w:rPr>
                  <w:sz w:val="15"/>
                </w:rPr>
                <w:t>2–3 partners with 837/835/ATB history and live access; a backup partner identified</w:t>
              </w:r>
            </w:ins>
          </w:p>
        </w:tc>
        <w:tc>
          <w:tcPr>
            <w:tcW w:w="2045" w:type="dxa"/>
            <w:shd w:val="clear" w:color="auto" w:fill="F3F6F9"/>
            <w:tcMar>
              <w:top w:w="80" w:type="dxa"/>
              <w:left w:w="80" w:type="dxa"/>
              <w:bottom w:w="80" w:type="dxa"/>
              <w:right w:w="80" w:type="dxa"/>
            </w:tcMar>
            <w:vAlign w:val="center"/>
          </w:tcPr>
          <w:p w14:paraId="7FD8FC90" w14:textId="77777777" w:rsidR="00DA0C49" w:rsidRDefault="00DA0C49">
            <w:pPr>
              <w:spacing w:after="0"/>
            </w:pPr>
            <w:ins w:id="1063" w:author="Claude" w:date="2026-10-02T09:00:00Z">
              <w:r>
                <w:rPr>
                  <w:sz w:val="15"/>
                </w:rPr>
                <w:t>Leadership + Sales</w:t>
              </w:r>
            </w:ins>
          </w:p>
        </w:tc>
        <w:tc>
          <w:tcPr>
            <w:tcW w:w="2045" w:type="dxa"/>
            <w:shd w:val="clear" w:color="auto" w:fill="F3F6F9"/>
            <w:tcMar>
              <w:top w:w="80" w:type="dxa"/>
              <w:left w:w="80" w:type="dxa"/>
              <w:bottom w:w="80" w:type="dxa"/>
              <w:right w:w="80" w:type="dxa"/>
            </w:tcMar>
            <w:vAlign w:val="center"/>
          </w:tcPr>
          <w:p w14:paraId="425E16C6" w14:textId="77777777" w:rsidR="00DA0C49" w:rsidRDefault="00B10EEA">
            <w:pPr>
              <w:spacing w:after="0"/>
            </w:pPr>
            <w:r>
              <w:rPr>
                <w:sz w:val="15"/>
              </w:rPr>
              <w:t>Open</w:t>
            </w:r>
          </w:p>
        </w:tc>
      </w:tr>
      <w:tr w:rsidR="00DA0C49" w14:paraId="1AD08463" w14:textId="77777777">
        <w:trPr>
          <w:cantSplit/>
          <w:jc w:val="center"/>
        </w:trPr>
        <w:tc>
          <w:tcPr>
            <w:tcW w:w="2045" w:type="dxa"/>
            <w:tcMar>
              <w:top w:w="80" w:type="dxa"/>
              <w:left w:w="80" w:type="dxa"/>
              <w:bottom w:w="80" w:type="dxa"/>
              <w:right w:w="80" w:type="dxa"/>
            </w:tcMar>
            <w:vAlign w:val="center"/>
          </w:tcPr>
          <w:p w14:paraId="467AA299" w14:textId="77777777" w:rsidR="00DA0C49" w:rsidRDefault="00B10EEA">
            <w:pPr>
              <w:spacing w:after="0"/>
            </w:pPr>
            <w:r>
              <w:rPr>
                <w:sz w:val="15"/>
              </w:rPr>
              <w:t>3</w:t>
            </w:r>
          </w:p>
        </w:tc>
        <w:tc>
          <w:tcPr>
            <w:tcW w:w="2045" w:type="dxa"/>
            <w:tcMar>
              <w:top w:w="80" w:type="dxa"/>
              <w:left w:w="80" w:type="dxa"/>
              <w:bottom w:w="80" w:type="dxa"/>
              <w:right w:w="80" w:type="dxa"/>
            </w:tcMar>
            <w:vAlign w:val="center"/>
          </w:tcPr>
          <w:p w14:paraId="69BCADB5" w14:textId="77777777" w:rsidR="00DA0C49" w:rsidRDefault="00B10EEA">
            <w:pPr>
              <w:spacing w:after="0"/>
            </w:pPr>
            <w:r>
              <w:rPr>
                <w:sz w:val="15"/>
              </w:rPr>
              <w:t>First EHR/PM adapter</w:t>
            </w:r>
          </w:p>
        </w:tc>
        <w:tc>
          <w:tcPr>
            <w:tcW w:w="2045" w:type="dxa"/>
            <w:tcMar>
              <w:top w:w="80" w:type="dxa"/>
              <w:left w:w="80" w:type="dxa"/>
              <w:bottom w:w="80" w:type="dxa"/>
              <w:right w:w="80" w:type="dxa"/>
            </w:tcMar>
            <w:vAlign w:val="center"/>
          </w:tcPr>
          <w:p w14:paraId="0660E8B3" w14:textId="77777777" w:rsidR="00DA0C49" w:rsidRDefault="00DA0C49">
            <w:pPr>
              <w:spacing w:after="0"/>
            </w:pPr>
            <w:ins w:id="1064" w:author="Claude" w:date="2026-10-02T09:00:00Z">
              <w:r>
                <w:rPr>
                  <w:sz w:val="15"/>
                </w:rPr>
                <w:t>Platform covering the highest share of pipeline; read-only first</w:t>
              </w:r>
            </w:ins>
          </w:p>
        </w:tc>
        <w:tc>
          <w:tcPr>
            <w:tcW w:w="2045" w:type="dxa"/>
            <w:tcMar>
              <w:top w:w="80" w:type="dxa"/>
              <w:left w:w="80" w:type="dxa"/>
              <w:bottom w:w="80" w:type="dxa"/>
              <w:right w:w="80" w:type="dxa"/>
            </w:tcMar>
            <w:vAlign w:val="center"/>
          </w:tcPr>
          <w:p w14:paraId="4ECBDCBD" w14:textId="77777777" w:rsidR="00DA0C49" w:rsidRDefault="00DA0C49">
            <w:pPr>
              <w:spacing w:after="0"/>
            </w:pPr>
            <w:ins w:id="1065" w:author="Claude" w:date="2026-10-02T09:00:00Z">
              <w:r>
                <w:rPr>
                  <w:sz w:val="15"/>
                </w:rPr>
                <w:t>Integration engineer</w:t>
              </w:r>
            </w:ins>
          </w:p>
        </w:tc>
        <w:tc>
          <w:tcPr>
            <w:tcW w:w="2045" w:type="dxa"/>
            <w:tcMar>
              <w:top w:w="80" w:type="dxa"/>
              <w:left w:w="80" w:type="dxa"/>
              <w:bottom w:w="80" w:type="dxa"/>
              <w:right w:w="80" w:type="dxa"/>
            </w:tcMar>
            <w:vAlign w:val="center"/>
          </w:tcPr>
          <w:p w14:paraId="7DE023F6" w14:textId="77777777" w:rsidR="00DA0C49" w:rsidRDefault="00B10EEA">
            <w:pPr>
              <w:spacing w:after="0"/>
            </w:pPr>
            <w:r>
              <w:rPr>
                <w:sz w:val="15"/>
              </w:rPr>
              <w:t>Open</w:t>
            </w:r>
          </w:p>
        </w:tc>
      </w:tr>
      <w:tr w:rsidR="00DA0C49" w14:paraId="39A64C0C" w14:textId="77777777">
        <w:trPr>
          <w:cantSplit/>
          <w:jc w:val="center"/>
        </w:trPr>
        <w:tc>
          <w:tcPr>
            <w:tcW w:w="2045" w:type="dxa"/>
            <w:shd w:val="clear" w:color="auto" w:fill="F3F6F9"/>
            <w:tcMar>
              <w:top w:w="80" w:type="dxa"/>
              <w:left w:w="80" w:type="dxa"/>
              <w:bottom w:w="80" w:type="dxa"/>
              <w:right w:w="80" w:type="dxa"/>
            </w:tcMar>
            <w:vAlign w:val="center"/>
          </w:tcPr>
          <w:p w14:paraId="4C7392B8" w14:textId="77777777" w:rsidR="00DA0C49" w:rsidRDefault="00B10EEA">
            <w:pPr>
              <w:spacing w:after="0"/>
            </w:pPr>
            <w:r>
              <w:rPr>
                <w:sz w:val="15"/>
              </w:rPr>
              <w:t>4</w:t>
            </w:r>
          </w:p>
        </w:tc>
        <w:tc>
          <w:tcPr>
            <w:tcW w:w="2045" w:type="dxa"/>
            <w:shd w:val="clear" w:color="auto" w:fill="F3F6F9"/>
            <w:tcMar>
              <w:top w:w="80" w:type="dxa"/>
              <w:left w:w="80" w:type="dxa"/>
              <w:bottom w:w="80" w:type="dxa"/>
              <w:right w:w="80" w:type="dxa"/>
            </w:tcMar>
            <w:vAlign w:val="center"/>
          </w:tcPr>
          <w:p w14:paraId="08D084FF" w14:textId="77777777" w:rsidR="00DA0C49" w:rsidRDefault="00B10EEA">
            <w:pPr>
              <w:spacing w:after="0"/>
            </w:pPr>
            <w:r>
              <w:rPr>
                <w:sz w:val="15"/>
              </w:rPr>
              <w:t>First clearinghouse connection</w:t>
            </w:r>
          </w:p>
        </w:tc>
        <w:tc>
          <w:tcPr>
            <w:tcW w:w="2045" w:type="dxa"/>
            <w:shd w:val="clear" w:color="auto" w:fill="F3F6F9"/>
            <w:tcMar>
              <w:top w:w="80" w:type="dxa"/>
              <w:left w:w="80" w:type="dxa"/>
              <w:bottom w:w="80" w:type="dxa"/>
              <w:right w:w="80" w:type="dxa"/>
            </w:tcMar>
            <w:vAlign w:val="center"/>
          </w:tcPr>
          <w:p w14:paraId="428AF08C" w14:textId="77777777" w:rsidR="00DA0C49" w:rsidRDefault="00DA0C49">
            <w:pPr>
              <w:spacing w:after="0"/>
            </w:pPr>
            <w:ins w:id="1066" w:author="Claude" w:date="2026-10-02T09:00:00Z">
              <w:r>
                <w:rPr>
                  <w:sz w:val="15"/>
                </w:rPr>
                <w:t>Partner-clearinghouse overlay via API; confirm test access and transaction coverage</w:t>
              </w:r>
            </w:ins>
          </w:p>
        </w:tc>
        <w:tc>
          <w:tcPr>
            <w:tcW w:w="2045" w:type="dxa"/>
            <w:shd w:val="clear" w:color="auto" w:fill="F3F6F9"/>
            <w:tcMar>
              <w:top w:w="80" w:type="dxa"/>
              <w:left w:w="80" w:type="dxa"/>
              <w:bottom w:w="80" w:type="dxa"/>
              <w:right w:w="80" w:type="dxa"/>
            </w:tcMar>
            <w:vAlign w:val="center"/>
          </w:tcPr>
          <w:p w14:paraId="673AF064" w14:textId="77777777" w:rsidR="00DA0C49" w:rsidRDefault="00DA0C49">
            <w:pPr>
              <w:spacing w:after="0"/>
            </w:pPr>
            <w:ins w:id="1067" w:author="Claude" w:date="2026-10-02T09:00:00Z">
              <w:r>
                <w:rPr>
                  <w:sz w:val="15"/>
                </w:rPr>
                <w:t>Integration engineer</w:t>
              </w:r>
            </w:ins>
          </w:p>
        </w:tc>
        <w:tc>
          <w:tcPr>
            <w:tcW w:w="2045" w:type="dxa"/>
            <w:shd w:val="clear" w:color="auto" w:fill="F3F6F9"/>
            <w:tcMar>
              <w:top w:w="80" w:type="dxa"/>
              <w:left w:w="80" w:type="dxa"/>
              <w:bottom w:w="80" w:type="dxa"/>
              <w:right w:w="80" w:type="dxa"/>
            </w:tcMar>
            <w:vAlign w:val="center"/>
          </w:tcPr>
          <w:p w14:paraId="5B251BBF" w14:textId="77777777" w:rsidR="00DA0C49" w:rsidRDefault="00B10EEA">
            <w:pPr>
              <w:spacing w:after="0"/>
            </w:pPr>
            <w:r>
              <w:rPr>
                <w:sz w:val="15"/>
              </w:rPr>
              <w:t>Open</w:t>
            </w:r>
          </w:p>
        </w:tc>
      </w:tr>
      <w:tr w:rsidR="00DA0C49" w14:paraId="2B037DDD" w14:textId="77777777">
        <w:trPr>
          <w:cantSplit/>
          <w:jc w:val="center"/>
        </w:trPr>
        <w:tc>
          <w:tcPr>
            <w:tcW w:w="2045" w:type="dxa"/>
            <w:tcMar>
              <w:top w:w="80" w:type="dxa"/>
              <w:left w:w="80" w:type="dxa"/>
              <w:bottom w:w="80" w:type="dxa"/>
              <w:right w:w="80" w:type="dxa"/>
            </w:tcMar>
            <w:vAlign w:val="center"/>
          </w:tcPr>
          <w:p w14:paraId="3BC04426" w14:textId="77777777" w:rsidR="00DA0C49" w:rsidRDefault="00B10EEA">
            <w:pPr>
              <w:spacing w:after="0"/>
            </w:pPr>
            <w:r>
              <w:rPr>
                <w:sz w:val="15"/>
              </w:rPr>
              <w:t>5</w:t>
            </w:r>
          </w:p>
        </w:tc>
        <w:tc>
          <w:tcPr>
            <w:tcW w:w="2045" w:type="dxa"/>
            <w:tcMar>
              <w:top w:w="80" w:type="dxa"/>
              <w:left w:w="80" w:type="dxa"/>
              <w:bottom w:w="80" w:type="dxa"/>
              <w:right w:w="80" w:type="dxa"/>
            </w:tcMar>
            <w:vAlign w:val="center"/>
          </w:tcPr>
          <w:p w14:paraId="5A032CD6" w14:textId="77777777" w:rsidR="00DA0C49" w:rsidRDefault="00B10EEA">
            <w:pPr>
              <w:spacing w:after="0"/>
            </w:pPr>
            <w:r>
              <w:rPr>
                <w:sz w:val="15"/>
              </w:rPr>
              <w:t>Workflow engine / orchestration choice</w:t>
            </w:r>
          </w:p>
        </w:tc>
        <w:tc>
          <w:tcPr>
            <w:tcW w:w="2045" w:type="dxa"/>
            <w:tcMar>
              <w:top w:w="80" w:type="dxa"/>
              <w:left w:w="80" w:type="dxa"/>
              <w:bottom w:w="80" w:type="dxa"/>
              <w:right w:w="80" w:type="dxa"/>
            </w:tcMar>
            <w:vAlign w:val="center"/>
          </w:tcPr>
          <w:p w14:paraId="46DBEF13" w14:textId="77777777" w:rsidR="00DA0C49" w:rsidRDefault="00DA0C49">
            <w:pPr>
              <w:spacing w:after="0"/>
            </w:pPr>
            <w:ins w:id="1068" w:author="Claude" w:date="2026-10-02T09:00:00Z">
              <w:r>
                <w:rPr>
                  <w:sz w:val="15"/>
                </w:rPr>
                <w:t>Evaluate durable-workflow platforms (e.g., Temporal) on retries, approvals and audit; prototype in Week 2</w:t>
              </w:r>
            </w:ins>
          </w:p>
        </w:tc>
        <w:tc>
          <w:tcPr>
            <w:tcW w:w="2045" w:type="dxa"/>
            <w:tcMar>
              <w:top w:w="80" w:type="dxa"/>
              <w:left w:w="80" w:type="dxa"/>
              <w:bottom w:w="80" w:type="dxa"/>
              <w:right w:w="80" w:type="dxa"/>
            </w:tcMar>
            <w:vAlign w:val="center"/>
          </w:tcPr>
          <w:p w14:paraId="7E6F83DD" w14:textId="77777777" w:rsidR="00DA0C49" w:rsidRDefault="00DA0C49">
            <w:pPr>
              <w:spacing w:after="0"/>
            </w:pPr>
            <w:ins w:id="1069" w:author="Claude" w:date="2026-10-02T09:00:00Z">
              <w:r>
                <w:rPr>
                  <w:sz w:val="15"/>
                </w:rPr>
                <w:t>Engineering lead</w:t>
              </w:r>
            </w:ins>
          </w:p>
        </w:tc>
        <w:tc>
          <w:tcPr>
            <w:tcW w:w="2045" w:type="dxa"/>
            <w:tcMar>
              <w:top w:w="80" w:type="dxa"/>
              <w:left w:w="80" w:type="dxa"/>
              <w:bottom w:w="80" w:type="dxa"/>
              <w:right w:w="80" w:type="dxa"/>
            </w:tcMar>
            <w:vAlign w:val="center"/>
          </w:tcPr>
          <w:p w14:paraId="1722BEEE" w14:textId="77777777" w:rsidR="00DA0C49" w:rsidRDefault="00B10EEA">
            <w:pPr>
              <w:spacing w:after="0"/>
            </w:pPr>
            <w:r>
              <w:rPr>
                <w:sz w:val="15"/>
              </w:rPr>
              <w:t>Open</w:t>
            </w:r>
          </w:p>
        </w:tc>
      </w:tr>
      <w:tr w:rsidR="00DA0C49" w14:paraId="26168021" w14:textId="77777777">
        <w:trPr>
          <w:cantSplit/>
          <w:jc w:val="center"/>
        </w:trPr>
        <w:tc>
          <w:tcPr>
            <w:tcW w:w="2045" w:type="dxa"/>
            <w:shd w:val="clear" w:color="auto" w:fill="F3F6F9"/>
            <w:tcMar>
              <w:top w:w="80" w:type="dxa"/>
              <w:left w:w="80" w:type="dxa"/>
              <w:bottom w:w="80" w:type="dxa"/>
              <w:right w:w="80" w:type="dxa"/>
            </w:tcMar>
            <w:vAlign w:val="center"/>
          </w:tcPr>
          <w:p w14:paraId="4000531D" w14:textId="77777777" w:rsidR="00DA0C49" w:rsidRDefault="00B10EEA">
            <w:pPr>
              <w:spacing w:after="0"/>
            </w:pPr>
            <w:r>
              <w:rPr>
                <w:sz w:val="15"/>
              </w:rPr>
              <w:t>6</w:t>
            </w:r>
          </w:p>
        </w:tc>
        <w:tc>
          <w:tcPr>
            <w:tcW w:w="2045" w:type="dxa"/>
            <w:shd w:val="clear" w:color="auto" w:fill="F3F6F9"/>
            <w:tcMar>
              <w:top w:w="80" w:type="dxa"/>
              <w:left w:w="80" w:type="dxa"/>
              <w:bottom w:w="80" w:type="dxa"/>
              <w:right w:w="80" w:type="dxa"/>
            </w:tcMar>
            <w:vAlign w:val="center"/>
          </w:tcPr>
          <w:p w14:paraId="6781527B" w14:textId="77777777" w:rsidR="00DA0C49" w:rsidRDefault="00B10EEA">
            <w:pPr>
              <w:spacing w:after="0"/>
            </w:pPr>
            <w:r>
              <w:rPr>
                <w:sz w:val="15"/>
              </w:rPr>
              <w:t>Model hosting strategy</w:t>
            </w:r>
          </w:p>
        </w:tc>
        <w:tc>
          <w:tcPr>
            <w:tcW w:w="2045" w:type="dxa"/>
            <w:shd w:val="clear" w:color="auto" w:fill="F3F6F9"/>
            <w:tcMar>
              <w:top w:w="80" w:type="dxa"/>
              <w:left w:w="80" w:type="dxa"/>
              <w:bottom w:w="80" w:type="dxa"/>
              <w:right w:w="80" w:type="dxa"/>
            </w:tcMar>
            <w:vAlign w:val="center"/>
          </w:tcPr>
          <w:p w14:paraId="67461571" w14:textId="77777777" w:rsidR="00DA0C49" w:rsidRDefault="00DA0C49">
            <w:pPr>
              <w:spacing w:after="0"/>
            </w:pPr>
            <w:ins w:id="1070" w:author="Claude" w:date="2026-10-02T09:00:00Z">
              <w:r>
                <w:rPr>
                  <w:sz w:val="15"/>
                </w:rPr>
                <w:t>BAA-covered vendor vs private deployment; decide before PHI enters prototypes</w:t>
              </w:r>
            </w:ins>
          </w:p>
        </w:tc>
        <w:tc>
          <w:tcPr>
            <w:tcW w:w="2045" w:type="dxa"/>
            <w:shd w:val="clear" w:color="auto" w:fill="F3F6F9"/>
            <w:tcMar>
              <w:top w:w="80" w:type="dxa"/>
              <w:left w:w="80" w:type="dxa"/>
              <w:bottom w:w="80" w:type="dxa"/>
              <w:right w:w="80" w:type="dxa"/>
            </w:tcMar>
            <w:vAlign w:val="center"/>
          </w:tcPr>
          <w:p w14:paraId="06B18B50" w14:textId="77777777" w:rsidR="00DA0C49" w:rsidRDefault="00DA0C49">
            <w:pPr>
              <w:spacing w:after="0"/>
            </w:pPr>
            <w:ins w:id="1071" w:author="Claude" w:date="2026-10-02T09:00:00Z">
              <w:r>
                <w:rPr>
                  <w:sz w:val="15"/>
                </w:rPr>
                <w:t>Security + AI Governance</w:t>
              </w:r>
            </w:ins>
          </w:p>
        </w:tc>
        <w:tc>
          <w:tcPr>
            <w:tcW w:w="2045" w:type="dxa"/>
            <w:shd w:val="clear" w:color="auto" w:fill="F3F6F9"/>
            <w:tcMar>
              <w:top w:w="80" w:type="dxa"/>
              <w:left w:w="80" w:type="dxa"/>
              <w:bottom w:w="80" w:type="dxa"/>
              <w:right w:w="80" w:type="dxa"/>
            </w:tcMar>
            <w:vAlign w:val="center"/>
          </w:tcPr>
          <w:p w14:paraId="643A27D2" w14:textId="77777777" w:rsidR="00DA0C49" w:rsidRDefault="00B10EEA">
            <w:pPr>
              <w:spacing w:after="0"/>
            </w:pPr>
            <w:r>
              <w:rPr>
                <w:sz w:val="15"/>
              </w:rPr>
              <w:t>Open</w:t>
            </w:r>
          </w:p>
        </w:tc>
      </w:tr>
      <w:tr w:rsidR="00DA0C49" w14:paraId="331316A6" w14:textId="77777777">
        <w:trPr>
          <w:cantSplit/>
          <w:jc w:val="center"/>
        </w:trPr>
        <w:tc>
          <w:tcPr>
            <w:tcW w:w="2045" w:type="dxa"/>
            <w:tcMar>
              <w:top w:w="80" w:type="dxa"/>
              <w:left w:w="80" w:type="dxa"/>
              <w:bottom w:w="80" w:type="dxa"/>
              <w:right w:w="80" w:type="dxa"/>
            </w:tcMar>
            <w:vAlign w:val="center"/>
          </w:tcPr>
          <w:p w14:paraId="483E277D" w14:textId="77777777" w:rsidR="00DA0C49" w:rsidRDefault="00B10EEA">
            <w:pPr>
              <w:spacing w:after="0"/>
            </w:pPr>
            <w:r>
              <w:rPr>
                <w:sz w:val="15"/>
              </w:rPr>
              <w:t>7</w:t>
            </w:r>
          </w:p>
        </w:tc>
        <w:tc>
          <w:tcPr>
            <w:tcW w:w="2045" w:type="dxa"/>
            <w:tcMar>
              <w:top w:w="80" w:type="dxa"/>
              <w:left w:w="80" w:type="dxa"/>
              <w:bottom w:w="80" w:type="dxa"/>
              <w:right w:w="80" w:type="dxa"/>
            </w:tcMar>
            <w:vAlign w:val="center"/>
          </w:tcPr>
          <w:p w14:paraId="137DB46A" w14:textId="77777777" w:rsidR="00DA0C49" w:rsidRDefault="00B10EEA">
            <w:pPr>
              <w:spacing w:after="0"/>
            </w:pPr>
            <w:r>
              <w:rPr>
                <w:sz w:val="15"/>
              </w:rPr>
              <w:t>Expected reimbursement / contract engine approach</w:t>
            </w:r>
          </w:p>
        </w:tc>
        <w:tc>
          <w:tcPr>
            <w:tcW w:w="2045" w:type="dxa"/>
            <w:tcMar>
              <w:top w:w="80" w:type="dxa"/>
              <w:left w:w="80" w:type="dxa"/>
              <w:bottom w:w="80" w:type="dxa"/>
              <w:right w:w="80" w:type="dxa"/>
            </w:tcMar>
            <w:vAlign w:val="center"/>
          </w:tcPr>
          <w:p w14:paraId="587EFD5B" w14:textId="77777777" w:rsidR="00DA0C49" w:rsidRDefault="00DA0C49">
            <w:pPr>
              <w:spacing w:after="0"/>
            </w:pPr>
            <w:ins w:id="1072" w:author="Claude" w:date="2026-10-02T09:00:00Z">
              <w:r>
                <w:rPr>
                  <w:sz w:val="15"/>
                </w:rPr>
                <w:t>Contract-based where fee schedules exist; payer-history fallback</w:t>
              </w:r>
            </w:ins>
          </w:p>
        </w:tc>
        <w:tc>
          <w:tcPr>
            <w:tcW w:w="2045" w:type="dxa"/>
            <w:tcMar>
              <w:top w:w="80" w:type="dxa"/>
              <w:left w:w="80" w:type="dxa"/>
              <w:bottom w:w="80" w:type="dxa"/>
              <w:right w:w="80" w:type="dxa"/>
            </w:tcMar>
            <w:vAlign w:val="center"/>
          </w:tcPr>
          <w:p w14:paraId="1ACA6467" w14:textId="77777777" w:rsidR="00DA0C49" w:rsidRDefault="00DA0C49">
            <w:pPr>
              <w:spacing w:after="0"/>
            </w:pPr>
            <w:ins w:id="1073" w:author="Claude" w:date="2026-10-02T09:00:00Z">
              <w:r>
                <w:rPr>
                  <w:sz w:val="15"/>
                </w:rPr>
                <w:t>Data architect + RCM domain lead</w:t>
              </w:r>
            </w:ins>
          </w:p>
        </w:tc>
        <w:tc>
          <w:tcPr>
            <w:tcW w:w="2045" w:type="dxa"/>
            <w:tcMar>
              <w:top w:w="80" w:type="dxa"/>
              <w:left w:w="80" w:type="dxa"/>
              <w:bottom w:w="80" w:type="dxa"/>
              <w:right w:w="80" w:type="dxa"/>
            </w:tcMar>
            <w:vAlign w:val="center"/>
          </w:tcPr>
          <w:p w14:paraId="617A7CD0" w14:textId="77777777" w:rsidR="00DA0C49" w:rsidRDefault="00B10EEA">
            <w:pPr>
              <w:spacing w:after="0"/>
            </w:pPr>
            <w:r>
              <w:rPr>
                <w:sz w:val="15"/>
              </w:rPr>
              <w:t>Open</w:t>
            </w:r>
          </w:p>
        </w:tc>
      </w:tr>
      <w:tr w:rsidR="00DA0C49" w14:paraId="704F4651" w14:textId="77777777">
        <w:trPr>
          <w:cantSplit/>
          <w:jc w:val="center"/>
        </w:trPr>
        <w:tc>
          <w:tcPr>
            <w:tcW w:w="2045" w:type="dxa"/>
            <w:shd w:val="clear" w:color="auto" w:fill="F3F6F9"/>
            <w:tcMar>
              <w:top w:w="80" w:type="dxa"/>
              <w:left w:w="80" w:type="dxa"/>
              <w:bottom w:w="80" w:type="dxa"/>
              <w:right w:w="80" w:type="dxa"/>
            </w:tcMar>
            <w:vAlign w:val="center"/>
          </w:tcPr>
          <w:p w14:paraId="7E58A509" w14:textId="77777777" w:rsidR="00DA0C49" w:rsidRDefault="00B10EEA">
            <w:pPr>
              <w:spacing w:after="0"/>
            </w:pPr>
            <w:r>
              <w:rPr>
                <w:sz w:val="15"/>
              </w:rPr>
              <w:t>8</w:t>
            </w:r>
          </w:p>
        </w:tc>
        <w:tc>
          <w:tcPr>
            <w:tcW w:w="2045" w:type="dxa"/>
            <w:shd w:val="clear" w:color="auto" w:fill="F3F6F9"/>
            <w:tcMar>
              <w:top w:w="80" w:type="dxa"/>
              <w:left w:w="80" w:type="dxa"/>
              <w:bottom w:w="80" w:type="dxa"/>
              <w:right w:w="80" w:type="dxa"/>
            </w:tcMar>
            <w:vAlign w:val="center"/>
          </w:tcPr>
          <w:p w14:paraId="29C03618" w14:textId="77777777" w:rsidR="00DA0C49" w:rsidRDefault="00B10EEA">
            <w:pPr>
              <w:spacing w:after="0"/>
            </w:pPr>
            <w:r>
              <w:rPr>
                <w:sz w:val="15"/>
              </w:rPr>
              <w:t>Write-back actions permitted in pilot</w:t>
            </w:r>
          </w:p>
        </w:tc>
        <w:tc>
          <w:tcPr>
            <w:tcW w:w="2045" w:type="dxa"/>
            <w:shd w:val="clear" w:color="auto" w:fill="F3F6F9"/>
            <w:tcMar>
              <w:top w:w="80" w:type="dxa"/>
              <w:left w:w="80" w:type="dxa"/>
              <w:bottom w:w="80" w:type="dxa"/>
              <w:right w:w="80" w:type="dxa"/>
            </w:tcMar>
            <w:vAlign w:val="center"/>
          </w:tcPr>
          <w:p w14:paraId="4DE7F8E1" w14:textId="77777777" w:rsidR="00DA0C49" w:rsidRDefault="00DA0C49">
            <w:pPr>
              <w:spacing w:after="0"/>
            </w:pPr>
            <w:ins w:id="1074" w:author="Claude" w:date="2026-10-02T09:00:00Z">
              <w:r>
                <w:rPr>
                  <w:sz w:val="15"/>
                </w:rPr>
                <w:t>Tasks/notes first; technical claim correction via clearinghouse; eligibility update; ERA posting after threshold</w:t>
              </w:r>
            </w:ins>
          </w:p>
        </w:tc>
        <w:tc>
          <w:tcPr>
            <w:tcW w:w="2045" w:type="dxa"/>
            <w:shd w:val="clear" w:color="auto" w:fill="F3F6F9"/>
            <w:tcMar>
              <w:top w:w="80" w:type="dxa"/>
              <w:left w:w="80" w:type="dxa"/>
              <w:bottom w:w="80" w:type="dxa"/>
              <w:right w:w="80" w:type="dxa"/>
            </w:tcMar>
            <w:vAlign w:val="center"/>
          </w:tcPr>
          <w:p w14:paraId="5743B87D" w14:textId="77777777" w:rsidR="00DA0C49" w:rsidRDefault="00DA0C49">
            <w:pPr>
              <w:spacing w:after="0"/>
            </w:pPr>
            <w:ins w:id="1075" w:author="Claude" w:date="2026-10-02T09:00:00Z">
              <w:r>
                <w:rPr>
                  <w:sz w:val="15"/>
                </w:rPr>
                <w:t>Product lead + Implementation</w:t>
              </w:r>
            </w:ins>
          </w:p>
        </w:tc>
        <w:tc>
          <w:tcPr>
            <w:tcW w:w="2045" w:type="dxa"/>
            <w:shd w:val="clear" w:color="auto" w:fill="F3F6F9"/>
            <w:tcMar>
              <w:top w:w="80" w:type="dxa"/>
              <w:left w:w="80" w:type="dxa"/>
              <w:bottom w:w="80" w:type="dxa"/>
              <w:right w:w="80" w:type="dxa"/>
            </w:tcMar>
            <w:vAlign w:val="center"/>
          </w:tcPr>
          <w:p w14:paraId="5C096AB3" w14:textId="77777777" w:rsidR="00DA0C49" w:rsidRDefault="00B10EEA">
            <w:pPr>
              <w:spacing w:after="0"/>
            </w:pPr>
            <w:r>
              <w:rPr>
                <w:sz w:val="15"/>
              </w:rPr>
              <w:t>Open</w:t>
            </w:r>
          </w:p>
        </w:tc>
      </w:tr>
      <w:tr w:rsidR="00DA0C49" w14:paraId="3DFBA383" w14:textId="77777777">
        <w:trPr>
          <w:cantSplit/>
          <w:jc w:val="center"/>
        </w:trPr>
        <w:tc>
          <w:tcPr>
            <w:tcW w:w="2045" w:type="dxa"/>
            <w:tcMar>
              <w:top w:w="80" w:type="dxa"/>
              <w:left w:w="80" w:type="dxa"/>
              <w:bottom w:w="80" w:type="dxa"/>
              <w:right w:w="80" w:type="dxa"/>
            </w:tcMar>
            <w:vAlign w:val="center"/>
          </w:tcPr>
          <w:p w14:paraId="2C4983D8" w14:textId="77777777" w:rsidR="00DA0C49" w:rsidRDefault="00B10EEA">
            <w:pPr>
              <w:spacing w:after="0"/>
            </w:pPr>
            <w:r>
              <w:rPr>
                <w:sz w:val="15"/>
              </w:rPr>
              <w:t>9</w:t>
            </w:r>
          </w:p>
        </w:tc>
        <w:tc>
          <w:tcPr>
            <w:tcW w:w="2045" w:type="dxa"/>
            <w:tcMar>
              <w:top w:w="80" w:type="dxa"/>
              <w:left w:w="80" w:type="dxa"/>
              <w:bottom w:w="80" w:type="dxa"/>
              <w:right w:w="80" w:type="dxa"/>
            </w:tcMar>
            <w:vAlign w:val="center"/>
          </w:tcPr>
          <w:p w14:paraId="1B53B709" w14:textId="77777777" w:rsidR="00DA0C49" w:rsidRDefault="00B10EEA">
            <w:pPr>
              <w:spacing w:after="0"/>
            </w:pPr>
            <w:r>
              <w:rPr>
                <w:sz w:val="15"/>
              </w:rPr>
              <w:t>Autonomy promotion thresholds</w:t>
            </w:r>
          </w:p>
        </w:tc>
        <w:tc>
          <w:tcPr>
            <w:tcW w:w="2045" w:type="dxa"/>
            <w:tcMar>
              <w:top w:w="80" w:type="dxa"/>
              <w:left w:w="80" w:type="dxa"/>
              <w:bottom w:w="80" w:type="dxa"/>
              <w:right w:w="80" w:type="dxa"/>
            </w:tcMar>
            <w:vAlign w:val="center"/>
          </w:tcPr>
          <w:p w14:paraId="75A18545" w14:textId="77777777" w:rsidR="00DA0C49" w:rsidRDefault="00DA0C49">
            <w:pPr>
              <w:spacing w:after="0"/>
            </w:pPr>
            <w:ins w:id="1076" w:author="Claude" w:date="2026-10-02T09:00:00Z">
              <w:r>
                <w:rPr>
                  <w:sz w:val="15"/>
                </w:rPr>
                <w:t>Define per action type in each Appendix A spec using the Section 6 criteria and Section 11B rules</w:t>
              </w:r>
            </w:ins>
          </w:p>
        </w:tc>
        <w:tc>
          <w:tcPr>
            <w:tcW w:w="2045" w:type="dxa"/>
            <w:tcMar>
              <w:top w:w="80" w:type="dxa"/>
              <w:left w:w="80" w:type="dxa"/>
              <w:bottom w:w="80" w:type="dxa"/>
              <w:right w:w="80" w:type="dxa"/>
            </w:tcMar>
            <w:vAlign w:val="center"/>
          </w:tcPr>
          <w:p w14:paraId="5082A053" w14:textId="77777777" w:rsidR="00DA0C49" w:rsidRDefault="00DA0C49">
            <w:pPr>
              <w:spacing w:after="0"/>
            </w:pPr>
            <w:ins w:id="1077" w:author="Claude" w:date="2026-10-02T09:00:00Z">
              <w:r>
                <w:rPr>
                  <w:sz w:val="15"/>
                </w:rPr>
                <w:t>Product + Compliance</w:t>
              </w:r>
            </w:ins>
          </w:p>
        </w:tc>
        <w:tc>
          <w:tcPr>
            <w:tcW w:w="2045" w:type="dxa"/>
            <w:tcMar>
              <w:top w:w="80" w:type="dxa"/>
              <w:left w:w="80" w:type="dxa"/>
              <w:bottom w:w="80" w:type="dxa"/>
              <w:right w:w="80" w:type="dxa"/>
            </w:tcMar>
            <w:vAlign w:val="center"/>
          </w:tcPr>
          <w:p w14:paraId="3E4D7E86" w14:textId="77777777" w:rsidR="00DA0C49" w:rsidRDefault="00B10EEA">
            <w:pPr>
              <w:spacing w:after="0"/>
            </w:pPr>
            <w:r>
              <w:rPr>
                <w:sz w:val="15"/>
              </w:rPr>
              <w:t>Open</w:t>
            </w:r>
          </w:p>
        </w:tc>
      </w:tr>
      <w:tr w:rsidR="00DA0C49" w14:paraId="645EF6A7" w14:textId="77777777">
        <w:trPr>
          <w:cantSplit/>
          <w:jc w:val="center"/>
        </w:trPr>
        <w:tc>
          <w:tcPr>
            <w:tcW w:w="2045" w:type="dxa"/>
            <w:shd w:val="clear" w:color="auto" w:fill="F3F6F9"/>
            <w:tcMar>
              <w:top w:w="80" w:type="dxa"/>
              <w:left w:w="80" w:type="dxa"/>
              <w:bottom w:w="80" w:type="dxa"/>
              <w:right w:w="80" w:type="dxa"/>
            </w:tcMar>
            <w:vAlign w:val="center"/>
          </w:tcPr>
          <w:p w14:paraId="79BCA158" w14:textId="77777777" w:rsidR="00DA0C49" w:rsidRDefault="00B10EEA">
            <w:pPr>
              <w:spacing w:after="0"/>
            </w:pPr>
            <w:r>
              <w:rPr>
                <w:sz w:val="15"/>
              </w:rPr>
              <w:t>10</w:t>
            </w:r>
          </w:p>
        </w:tc>
        <w:tc>
          <w:tcPr>
            <w:tcW w:w="2045" w:type="dxa"/>
            <w:shd w:val="clear" w:color="auto" w:fill="F3F6F9"/>
            <w:tcMar>
              <w:top w:w="80" w:type="dxa"/>
              <w:left w:w="80" w:type="dxa"/>
              <w:bottom w:w="80" w:type="dxa"/>
              <w:right w:w="80" w:type="dxa"/>
            </w:tcMar>
            <w:vAlign w:val="center"/>
          </w:tcPr>
          <w:p w14:paraId="5486951E" w14:textId="77777777" w:rsidR="00DA0C49" w:rsidRDefault="00B10EEA">
            <w:pPr>
              <w:spacing w:after="0"/>
            </w:pPr>
            <w:r>
              <w:rPr>
                <w:sz w:val="15"/>
              </w:rPr>
              <w:t>Commercial success criteria</w:t>
            </w:r>
          </w:p>
        </w:tc>
        <w:tc>
          <w:tcPr>
            <w:tcW w:w="2045" w:type="dxa"/>
            <w:shd w:val="clear" w:color="auto" w:fill="F3F6F9"/>
            <w:tcMar>
              <w:top w:w="80" w:type="dxa"/>
              <w:left w:w="80" w:type="dxa"/>
              <w:bottom w:w="80" w:type="dxa"/>
              <w:right w:w="80" w:type="dxa"/>
            </w:tcMar>
            <w:vAlign w:val="center"/>
          </w:tcPr>
          <w:p w14:paraId="4A138C52" w14:textId="77777777" w:rsidR="00DA0C49" w:rsidRDefault="00DA0C49">
            <w:pPr>
              <w:spacing w:after="0"/>
            </w:pPr>
            <w:ins w:id="1078" w:author="Claude" w:date="2026-10-02T09:00:00Z">
              <w:r>
                <w:rPr>
                  <w:sz w:val="15"/>
                </w:rPr>
                <w:t>Minimum measured outcome to be set from design-partner baseline and unit economics before go-live</w:t>
              </w:r>
            </w:ins>
          </w:p>
        </w:tc>
        <w:tc>
          <w:tcPr>
            <w:tcW w:w="2045" w:type="dxa"/>
            <w:shd w:val="clear" w:color="auto" w:fill="F3F6F9"/>
            <w:tcMar>
              <w:top w:w="80" w:type="dxa"/>
              <w:left w:w="80" w:type="dxa"/>
              <w:bottom w:w="80" w:type="dxa"/>
              <w:right w:w="80" w:type="dxa"/>
            </w:tcMar>
            <w:vAlign w:val="center"/>
          </w:tcPr>
          <w:p w14:paraId="6AFAF942" w14:textId="77777777" w:rsidR="00DA0C49" w:rsidRDefault="00DA0C49">
            <w:pPr>
              <w:spacing w:after="0"/>
            </w:pPr>
            <w:ins w:id="1079" w:author="Claude" w:date="2026-10-02T09:00:00Z">
              <w:r>
                <w:rPr>
                  <w:sz w:val="15"/>
                </w:rPr>
                <w:t>Leadership + Finance</w:t>
              </w:r>
            </w:ins>
          </w:p>
        </w:tc>
        <w:tc>
          <w:tcPr>
            <w:tcW w:w="2045" w:type="dxa"/>
            <w:shd w:val="clear" w:color="auto" w:fill="F3F6F9"/>
            <w:tcMar>
              <w:top w:w="80" w:type="dxa"/>
              <w:left w:w="80" w:type="dxa"/>
              <w:bottom w:w="80" w:type="dxa"/>
              <w:right w:w="80" w:type="dxa"/>
            </w:tcMar>
            <w:vAlign w:val="center"/>
          </w:tcPr>
          <w:p w14:paraId="39394027" w14:textId="77777777" w:rsidR="00DA0C49" w:rsidRDefault="00B10EEA">
            <w:pPr>
              <w:spacing w:after="0"/>
            </w:pPr>
            <w:r>
              <w:rPr>
                <w:sz w:val="15"/>
              </w:rPr>
              <w:t>Open</w:t>
            </w:r>
          </w:p>
        </w:tc>
      </w:tr>
      <w:tr w:rsidR="008B20BB" w14:paraId="3FCAD404" w14:textId="77777777">
        <w:trPr>
          <w:cantSplit/>
          <w:jc w:val="center"/>
          <w:ins w:id="1080" w:author="Claude" w:date="2026-10-02T09:00:00Z"/>
        </w:trPr>
        <w:tc>
          <w:tcPr>
            <w:tcW w:w="2045" w:type="dxa"/>
            <w:shd w:val="clear" w:color="auto" w:fill="F3F6F9"/>
            <w:tcMar>
              <w:top w:w="80" w:type="dxa"/>
              <w:left w:w="80" w:type="dxa"/>
              <w:bottom w:w="80" w:type="dxa"/>
              <w:right w:w="80" w:type="dxa"/>
            </w:tcMar>
            <w:vAlign w:val="center"/>
          </w:tcPr>
          <w:p w14:paraId="2A294062" w14:textId="77777777" w:rsidR="008B20BB" w:rsidRDefault="00000000">
            <w:pPr>
              <w:spacing w:after="0"/>
              <w:rPr>
                <w:ins w:id="1081" w:author="Claude" w:date="2026-10-02T09:00:00Z"/>
              </w:rPr>
            </w:pPr>
            <w:ins w:id="1082" w:author="Claude" w:date="2026-10-02T09:00:00Z">
              <w:r>
                <w:rPr>
                  <w:sz w:val="15"/>
                </w:rPr>
                <w:t>11</w:t>
              </w:r>
            </w:ins>
          </w:p>
        </w:tc>
        <w:tc>
          <w:tcPr>
            <w:tcW w:w="2045" w:type="dxa"/>
            <w:shd w:val="clear" w:color="auto" w:fill="F3F6F9"/>
            <w:tcMar>
              <w:top w:w="80" w:type="dxa"/>
              <w:left w:w="80" w:type="dxa"/>
              <w:bottom w:w="80" w:type="dxa"/>
              <w:right w:w="80" w:type="dxa"/>
            </w:tcMar>
            <w:vAlign w:val="center"/>
          </w:tcPr>
          <w:p w14:paraId="0B97AFAB" w14:textId="77777777" w:rsidR="008B20BB" w:rsidRDefault="00000000">
            <w:pPr>
              <w:spacing w:after="0"/>
              <w:rPr>
                <w:ins w:id="1083" w:author="Claude" w:date="2026-10-02T09:00:00Z"/>
              </w:rPr>
            </w:pPr>
            <w:ins w:id="1084" w:author="Claude" w:date="2026-10-02T09:00:00Z">
              <w:r>
                <w:rPr>
                  <w:sz w:val="15"/>
                </w:rPr>
                <w:t>Target customer profile</w:t>
              </w:r>
            </w:ins>
          </w:p>
        </w:tc>
        <w:tc>
          <w:tcPr>
            <w:tcW w:w="2045" w:type="dxa"/>
            <w:shd w:val="clear" w:color="auto" w:fill="F3F6F9"/>
            <w:tcMar>
              <w:top w:w="80" w:type="dxa"/>
              <w:left w:w="80" w:type="dxa"/>
              <w:bottom w:w="80" w:type="dxa"/>
              <w:right w:w="80" w:type="dxa"/>
            </w:tcMar>
            <w:vAlign w:val="center"/>
          </w:tcPr>
          <w:p w14:paraId="553AF236" w14:textId="77777777" w:rsidR="008B20BB" w:rsidRDefault="00000000">
            <w:pPr>
              <w:spacing w:after="0"/>
              <w:rPr>
                <w:ins w:id="1085" w:author="Claude" w:date="2026-10-02T09:00:00Z"/>
              </w:rPr>
            </w:pPr>
            <w:ins w:id="1086" w:author="Claude" w:date="2026-10-02T09:00:00Z">
              <w:r>
                <w:rPr>
                  <w:sz w:val="15"/>
                </w:rPr>
                <w:t>Specialty, size, EHR/PM, payer mix, volume</w:t>
              </w:r>
            </w:ins>
          </w:p>
        </w:tc>
        <w:tc>
          <w:tcPr>
            <w:tcW w:w="2045" w:type="dxa"/>
            <w:shd w:val="clear" w:color="auto" w:fill="F3F6F9"/>
            <w:tcMar>
              <w:top w:w="80" w:type="dxa"/>
              <w:left w:w="80" w:type="dxa"/>
              <w:bottom w:w="80" w:type="dxa"/>
              <w:right w:w="80" w:type="dxa"/>
            </w:tcMar>
            <w:vAlign w:val="center"/>
          </w:tcPr>
          <w:p w14:paraId="516AD935" w14:textId="77777777" w:rsidR="008B20BB" w:rsidRDefault="00000000">
            <w:pPr>
              <w:spacing w:after="0"/>
              <w:rPr>
                <w:ins w:id="1087" w:author="Claude" w:date="2026-10-02T09:00:00Z"/>
              </w:rPr>
            </w:pPr>
            <w:ins w:id="1088" w:author="Claude" w:date="2026-10-02T09:00:00Z">
              <w:r>
                <w:rPr>
                  <w:sz w:val="15"/>
                </w:rPr>
                <w:t>Leadership + Sales</w:t>
              </w:r>
            </w:ins>
          </w:p>
        </w:tc>
        <w:tc>
          <w:tcPr>
            <w:tcW w:w="2045" w:type="dxa"/>
            <w:shd w:val="clear" w:color="auto" w:fill="F3F6F9"/>
            <w:tcMar>
              <w:top w:w="80" w:type="dxa"/>
              <w:left w:w="80" w:type="dxa"/>
              <w:bottom w:w="80" w:type="dxa"/>
              <w:right w:w="80" w:type="dxa"/>
            </w:tcMar>
            <w:vAlign w:val="center"/>
          </w:tcPr>
          <w:p w14:paraId="0B1BAD0F" w14:textId="77777777" w:rsidR="008B20BB" w:rsidRDefault="00000000">
            <w:pPr>
              <w:spacing w:after="0"/>
              <w:rPr>
                <w:ins w:id="1089" w:author="Claude" w:date="2026-10-02T09:00:00Z"/>
              </w:rPr>
            </w:pPr>
            <w:ins w:id="1090" w:author="Claude" w:date="2026-10-02T09:00:00Z">
              <w:r>
                <w:rPr>
                  <w:sz w:val="15"/>
                </w:rPr>
                <w:t>Open</w:t>
              </w:r>
            </w:ins>
          </w:p>
        </w:tc>
      </w:tr>
      <w:tr w:rsidR="008B20BB" w14:paraId="67339312" w14:textId="77777777">
        <w:trPr>
          <w:cantSplit/>
          <w:jc w:val="center"/>
          <w:ins w:id="1091" w:author="Claude" w:date="2026-10-02T09:00:00Z"/>
        </w:trPr>
        <w:tc>
          <w:tcPr>
            <w:tcW w:w="2045" w:type="dxa"/>
            <w:shd w:val="clear" w:color="auto" w:fill="F3F6F9"/>
            <w:tcMar>
              <w:top w:w="80" w:type="dxa"/>
              <w:left w:w="80" w:type="dxa"/>
              <w:bottom w:w="80" w:type="dxa"/>
              <w:right w:w="80" w:type="dxa"/>
            </w:tcMar>
            <w:vAlign w:val="center"/>
          </w:tcPr>
          <w:p w14:paraId="633486CD" w14:textId="77777777" w:rsidR="008B20BB" w:rsidRDefault="00000000">
            <w:pPr>
              <w:spacing w:after="0"/>
              <w:rPr>
                <w:ins w:id="1092" w:author="Claude" w:date="2026-10-02T09:00:00Z"/>
              </w:rPr>
            </w:pPr>
            <w:ins w:id="1093" w:author="Claude" w:date="2026-10-02T09:00:00Z">
              <w:r>
                <w:rPr>
                  <w:sz w:val="15"/>
                </w:rPr>
                <w:t>12</w:t>
              </w:r>
            </w:ins>
          </w:p>
        </w:tc>
        <w:tc>
          <w:tcPr>
            <w:tcW w:w="2045" w:type="dxa"/>
            <w:shd w:val="clear" w:color="auto" w:fill="F3F6F9"/>
            <w:tcMar>
              <w:top w:w="80" w:type="dxa"/>
              <w:left w:w="80" w:type="dxa"/>
              <w:bottom w:w="80" w:type="dxa"/>
              <w:right w:w="80" w:type="dxa"/>
            </w:tcMar>
            <w:vAlign w:val="center"/>
          </w:tcPr>
          <w:p w14:paraId="71244F25" w14:textId="77777777" w:rsidR="008B20BB" w:rsidRDefault="00000000">
            <w:pPr>
              <w:spacing w:after="0"/>
              <w:rPr>
                <w:ins w:id="1094" w:author="Claude" w:date="2026-10-02T09:00:00Z"/>
              </w:rPr>
            </w:pPr>
            <w:ins w:id="1095" w:author="Claude" w:date="2026-10-02T09:00:00Z">
              <w:r>
                <w:rPr>
                  <w:sz w:val="15"/>
                </w:rPr>
                <w:t>Commercial model</w:t>
              </w:r>
            </w:ins>
          </w:p>
        </w:tc>
        <w:tc>
          <w:tcPr>
            <w:tcW w:w="2045" w:type="dxa"/>
            <w:shd w:val="clear" w:color="auto" w:fill="F3F6F9"/>
            <w:tcMar>
              <w:top w:w="80" w:type="dxa"/>
              <w:left w:w="80" w:type="dxa"/>
              <w:bottom w:w="80" w:type="dxa"/>
              <w:right w:w="80" w:type="dxa"/>
            </w:tcMar>
            <w:vAlign w:val="center"/>
          </w:tcPr>
          <w:p w14:paraId="18FD3521" w14:textId="77777777" w:rsidR="008B20BB" w:rsidRDefault="00000000">
            <w:pPr>
              <w:spacing w:after="0"/>
              <w:rPr>
                <w:ins w:id="1096" w:author="Claude" w:date="2026-10-02T09:00:00Z"/>
              </w:rPr>
            </w:pPr>
            <w:ins w:id="1097" w:author="Claude" w:date="2026-10-02T09:00:00Z">
              <w:r>
                <w:rPr>
                  <w:sz w:val="15"/>
                </w:rPr>
                <w:t>Subscription, outcome-based or hybrid</w:t>
              </w:r>
            </w:ins>
          </w:p>
        </w:tc>
        <w:tc>
          <w:tcPr>
            <w:tcW w:w="2045" w:type="dxa"/>
            <w:shd w:val="clear" w:color="auto" w:fill="F3F6F9"/>
            <w:tcMar>
              <w:top w:w="80" w:type="dxa"/>
              <w:left w:w="80" w:type="dxa"/>
              <w:bottom w:w="80" w:type="dxa"/>
              <w:right w:w="80" w:type="dxa"/>
            </w:tcMar>
            <w:vAlign w:val="center"/>
          </w:tcPr>
          <w:p w14:paraId="44EC020A" w14:textId="77777777" w:rsidR="008B20BB" w:rsidRDefault="00000000">
            <w:pPr>
              <w:spacing w:after="0"/>
              <w:rPr>
                <w:ins w:id="1098" w:author="Claude" w:date="2026-10-02T09:00:00Z"/>
              </w:rPr>
            </w:pPr>
            <w:ins w:id="1099" w:author="Claude" w:date="2026-10-02T09:00:00Z">
              <w:r>
                <w:rPr>
                  <w:sz w:val="15"/>
                </w:rPr>
                <w:t>Leadership + Finance</w:t>
              </w:r>
            </w:ins>
          </w:p>
        </w:tc>
        <w:tc>
          <w:tcPr>
            <w:tcW w:w="2045" w:type="dxa"/>
            <w:shd w:val="clear" w:color="auto" w:fill="F3F6F9"/>
            <w:tcMar>
              <w:top w:w="80" w:type="dxa"/>
              <w:left w:w="80" w:type="dxa"/>
              <w:bottom w:w="80" w:type="dxa"/>
              <w:right w:w="80" w:type="dxa"/>
            </w:tcMar>
            <w:vAlign w:val="center"/>
          </w:tcPr>
          <w:p w14:paraId="2D170550" w14:textId="77777777" w:rsidR="008B20BB" w:rsidRDefault="00000000">
            <w:pPr>
              <w:spacing w:after="0"/>
              <w:rPr>
                <w:ins w:id="1100" w:author="Claude" w:date="2026-10-02T09:00:00Z"/>
              </w:rPr>
            </w:pPr>
            <w:ins w:id="1101" w:author="Claude" w:date="2026-10-02T09:00:00Z">
              <w:r>
                <w:rPr>
                  <w:sz w:val="15"/>
                </w:rPr>
                <w:t>Open</w:t>
              </w:r>
            </w:ins>
          </w:p>
        </w:tc>
      </w:tr>
      <w:tr w:rsidR="008B20BB" w14:paraId="5EC472DD" w14:textId="77777777">
        <w:trPr>
          <w:cantSplit/>
          <w:jc w:val="center"/>
          <w:ins w:id="1102" w:author="Claude" w:date="2026-10-02T09:00:00Z"/>
        </w:trPr>
        <w:tc>
          <w:tcPr>
            <w:tcW w:w="2045" w:type="dxa"/>
            <w:shd w:val="clear" w:color="auto" w:fill="F3F6F9"/>
            <w:tcMar>
              <w:top w:w="80" w:type="dxa"/>
              <w:left w:w="80" w:type="dxa"/>
              <w:bottom w:w="80" w:type="dxa"/>
              <w:right w:w="80" w:type="dxa"/>
            </w:tcMar>
            <w:vAlign w:val="center"/>
          </w:tcPr>
          <w:p w14:paraId="409DFE8B" w14:textId="77777777" w:rsidR="008B20BB" w:rsidRDefault="00000000">
            <w:pPr>
              <w:spacing w:after="0"/>
              <w:rPr>
                <w:ins w:id="1103" w:author="Claude" w:date="2026-10-02T09:00:00Z"/>
              </w:rPr>
            </w:pPr>
            <w:ins w:id="1104" w:author="Claude" w:date="2026-10-02T09:00:00Z">
              <w:r>
                <w:rPr>
                  <w:sz w:val="15"/>
                </w:rPr>
                <w:t>13</w:t>
              </w:r>
            </w:ins>
          </w:p>
        </w:tc>
        <w:tc>
          <w:tcPr>
            <w:tcW w:w="2045" w:type="dxa"/>
            <w:shd w:val="clear" w:color="auto" w:fill="F3F6F9"/>
            <w:tcMar>
              <w:top w:w="80" w:type="dxa"/>
              <w:left w:w="80" w:type="dxa"/>
              <w:bottom w:w="80" w:type="dxa"/>
              <w:right w:w="80" w:type="dxa"/>
            </w:tcMar>
            <w:vAlign w:val="center"/>
          </w:tcPr>
          <w:p w14:paraId="083AEEA5" w14:textId="77777777" w:rsidR="008B20BB" w:rsidRDefault="00000000">
            <w:pPr>
              <w:spacing w:after="0"/>
              <w:rPr>
                <w:ins w:id="1105" w:author="Claude" w:date="2026-10-02T09:00:00Z"/>
              </w:rPr>
            </w:pPr>
            <w:ins w:id="1106" w:author="Claude" w:date="2026-10-02T09:00:00Z">
              <w:r>
                <w:rPr>
                  <w:sz w:val="15"/>
                </w:rPr>
                <w:t>Data-use rights</w:t>
              </w:r>
            </w:ins>
          </w:p>
        </w:tc>
        <w:tc>
          <w:tcPr>
            <w:tcW w:w="2045" w:type="dxa"/>
            <w:shd w:val="clear" w:color="auto" w:fill="F3F6F9"/>
            <w:tcMar>
              <w:top w:w="80" w:type="dxa"/>
              <w:left w:w="80" w:type="dxa"/>
              <w:bottom w:w="80" w:type="dxa"/>
              <w:right w:w="80" w:type="dxa"/>
            </w:tcMar>
            <w:vAlign w:val="center"/>
          </w:tcPr>
          <w:p w14:paraId="57E1E2BE" w14:textId="77777777" w:rsidR="008B20BB" w:rsidRDefault="00000000">
            <w:pPr>
              <w:spacing w:after="0"/>
              <w:rPr>
                <w:ins w:id="1107" w:author="Claude" w:date="2026-10-02T09:00:00Z"/>
              </w:rPr>
            </w:pPr>
            <w:ins w:id="1108" w:author="Claude" w:date="2026-10-02T09:00:00Z">
              <w:r>
                <w:rPr>
                  <w:sz w:val="15"/>
                </w:rPr>
                <w:t>De-identified learning and cross-client intelligence rights in contracts</w:t>
              </w:r>
            </w:ins>
          </w:p>
        </w:tc>
        <w:tc>
          <w:tcPr>
            <w:tcW w:w="2045" w:type="dxa"/>
            <w:shd w:val="clear" w:color="auto" w:fill="F3F6F9"/>
            <w:tcMar>
              <w:top w:w="80" w:type="dxa"/>
              <w:left w:w="80" w:type="dxa"/>
              <w:bottom w:w="80" w:type="dxa"/>
              <w:right w:w="80" w:type="dxa"/>
            </w:tcMar>
            <w:vAlign w:val="center"/>
          </w:tcPr>
          <w:p w14:paraId="0FC472B6" w14:textId="77777777" w:rsidR="008B20BB" w:rsidRDefault="00000000">
            <w:pPr>
              <w:spacing w:after="0"/>
              <w:rPr>
                <w:ins w:id="1109" w:author="Claude" w:date="2026-10-02T09:00:00Z"/>
              </w:rPr>
            </w:pPr>
            <w:ins w:id="1110" w:author="Claude" w:date="2026-10-02T09:00:00Z">
              <w:r>
                <w:rPr>
                  <w:sz w:val="15"/>
                </w:rPr>
                <w:t>Legal</w:t>
              </w:r>
            </w:ins>
          </w:p>
        </w:tc>
        <w:tc>
          <w:tcPr>
            <w:tcW w:w="2045" w:type="dxa"/>
            <w:shd w:val="clear" w:color="auto" w:fill="F3F6F9"/>
            <w:tcMar>
              <w:top w:w="80" w:type="dxa"/>
              <w:left w:w="80" w:type="dxa"/>
              <w:bottom w:w="80" w:type="dxa"/>
              <w:right w:w="80" w:type="dxa"/>
            </w:tcMar>
            <w:vAlign w:val="center"/>
          </w:tcPr>
          <w:p w14:paraId="7E7161DE" w14:textId="77777777" w:rsidR="008B20BB" w:rsidRDefault="00000000">
            <w:pPr>
              <w:spacing w:after="0"/>
              <w:rPr>
                <w:ins w:id="1111" w:author="Claude" w:date="2026-10-02T09:00:00Z"/>
              </w:rPr>
            </w:pPr>
            <w:ins w:id="1112" w:author="Claude" w:date="2026-10-02T09:00:00Z">
              <w:r>
                <w:rPr>
                  <w:sz w:val="15"/>
                </w:rPr>
                <w:t>Open</w:t>
              </w:r>
            </w:ins>
          </w:p>
        </w:tc>
      </w:tr>
      <w:tr w:rsidR="008B20BB" w14:paraId="64F6FA9F" w14:textId="77777777">
        <w:trPr>
          <w:cantSplit/>
          <w:jc w:val="center"/>
          <w:ins w:id="1113" w:author="Claude" w:date="2026-10-02T09:00:00Z"/>
        </w:trPr>
        <w:tc>
          <w:tcPr>
            <w:tcW w:w="2045" w:type="dxa"/>
            <w:shd w:val="clear" w:color="auto" w:fill="F3F6F9"/>
            <w:tcMar>
              <w:top w:w="80" w:type="dxa"/>
              <w:left w:w="80" w:type="dxa"/>
              <w:bottom w:w="80" w:type="dxa"/>
              <w:right w:w="80" w:type="dxa"/>
            </w:tcMar>
            <w:vAlign w:val="center"/>
          </w:tcPr>
          <w:p w14:paraId="317773CF" w14:textId="77777777" w:rsidR="008B20BB" w:rsidRDefault="00000000">
            <w:pPr>
              <w:spacing w:after="0"/>
              <w:rPr>
                <w:ins w:id="1114" w:author="Claude" w:date="2026-10-02T09:00:00Z"/>
              </w:rPr>
            </w:pPr>
            <w:ins w:id="1115" w:author="Claude" w:date="2026-10-02T09:00:00Z">
              <w:r>
                <w:rPr>
                  <w:sz w:val="15"/>
                </w:rPr>
                <w:lastRenderedPageBreak/>
                <w:t>14</w:t>
              </w:r>
            </w:ins>
          </w:p>
        </w:tc>
        <w:tc>
          <w:tcPr>
            <w:tcW w:w="2045" w:type="dxa"/>
            <w:shd w:val="clear" w:color="auto" w:fill="F3F6F9"/>
            <w:tcMar>
              <w:top w:w="80" w:type="dxa"/>
              <w:left w:w="80" w:type="dxa"/>
              <w:bottom w:w="80" w:type="dxa"/>
              <w:right w:w="80" w:type="dxa"/>
            </w:tcMar>
            <w:vAlign w:val="center"/>
          </w:tcPr>
          <w:p w14:paraId="4EA298C6" w14:textId="77777777" w:rsidR="008B20BB" w:rsidRDefault="00000000">
            <w:pPr>
              <w:spacing w:after="0"/>
              <w:rPr>
                <w:ins w:id="1116" w:author="Claude" w:date="2026-10-02T09:00:00Z"/>
              </w:rPr>
            </w:pPr>
            <w:ins w:id="1117" w:author="Claude" w:date="2026-10-02T09:00:00Z">
              <w:r>
                <w:rPr>
                  <w:sz w:val="15"/>
                </w:rPr>
                <w:t>SOC 2 / assurance path</w:t>
              </w:r>
            </w:ins>
          </w:p>
        </w:tc>
        <w:tc>
          <w:tcPr>
            <w:tcW w:w="2045" w:type="dxa"/>
            <w:shd w:val="clear" w:color="auto" w:fill="F3F6F9"/>
            <w:tcMar>
              <w:top w:w="80" w:type="dxa"/>
              <w:left w:w="80" w:type="dxa"/>
              <w:bottom w:w="80" w:type="dxa"/>
              <w:right w:w="80" w:type="dxa"/>
            </w:tcMar>
            <w:vAlign w:val="center"/>
          </w:tcPr>
          <w:p w14:paraId="4ECBD632" w14:textId="77777777" w:rsidR="008B20BB" w:rsidRDefault="00000000">
            <w:pPr>
              <w:spacing w:after="0"/>
              <w:rPr>
                <w:ins w:id="1118" w:author="Claude" w:date="2026-10-02T09:00:00Z"/>
              </w:rPr>
            </w:pPr>
            <w:ins w:id="1119" w:author="Claude" w:date="2026-10-02T09:00:00Z">
              <w:r>
                <w:rPr>
                  <w:sz w:val="15"/>
                </w:rPr>
                <w:t>Readiness assessment, SOC 2 Type I then Type II, annual pen test; timeline set against client requirements</w:t>
              </w:r>
            </w:ins>
          </w:p>
        </w:tc>
        <w:tc>
          <w:tcPr>
            <w:tcW w:w="2045" w:type="dxa"/>
            <w:shd w:val="clear" w:color="auto" w:fill="F3F6F9"/>
            <w:tcMar>
              <w:top w:w="80" w:type="dxa"/>
              <w:left w:w="80" w:type="dxa"/>
              <w:bottom w:w="80" w:type="dxa"/>
              <w:right w:w="80" w:type="dxa"/>
            </w:tcMar>
            <w:vAlign w:val="center"/>
          </w:tcPr>
          <w:p w14:paraId="7CE51613" w14:textId="77777777" w:rsidR="008B20BB" w:rsidRDefault="00000000">
            <w:pPr>
              <w:spacing w:after="0"/>
              <w:rPr>
                <w:ins w:id="1120" w:author="Claude" w:date="2026-10-02T09:00:00Z"/>
              </w:rPr>
            </w:pPr>
            <w:ins w:id="1121" w:author="Claude" w:date="2026-10-02T09:00:00Z">
              <w:r>
                <w:rPr>
                  <w:sz w:val="15"/>
                </w:rPr>
                <w:t>Security</w:t>
              </w:r>
            </w:ins>
          </w:p>
        </w:tc>
        <w:tc>
          <w:tcPr>
            <w:tcW w:w="2045" w:type="dxa"/>
            <w:shd w:val="clear" w:color="auto" w:fill="F3F6F9"/>
            <w:tcMar>
              <w:top w:w="80" w:type="dxa"/>
              <w:left w:w="80" w:type="dxa"/>
              <w:bottom w:w="80" w:type="dxa"/>
              <w:right w:w="80" w:type="dxa"/>
            </w:tcMar>
            <w:vAlign w:val="center"/>
          </w:tcPr>
          <w:p w14:paraId="7B8CD5E7" w14:textId="77777777" w:rsidR="008B20BB" w:rsidRDefault="00000000">
            <w:pPr>
              <w:spacing w:after="0"/>
              <w:rPr>
                <w:ins w:id="1122" w:author="Claude" w:date="2026-10-02T09:00:00Z"/>
              </w:rPr>
            </w:pPr>
            <w:ins w:id="1123" w:author="Claude" w:date="2026-10-02T09:00:00Z">
              <w:r>
                <w:rPr>
                  <w:sz w:val="15"/>
                </w:rPr>
                <w:t>Open</w:t>
              </w:r>
            </w:ins>
          </w:p>
        </w:tc>
      </w:tr>
      <w:tr w:rsidR="008B20BB" w14:paraId="6C77FC51" w14:textId="77777777">
        <w:trPr>
          <w:cantSplit/>
          <w:jc w:val="center"/>
          <w:ins w:id="1124" w:author="Claude" w:date="2026-10-02T09:00:00Z"/>
        </w:trPr>
        <w:tc>
          <w:tcPr>
            <w:tcW w:w="2045" w:type="dxa"/>
            <w:shd w:val="clear" w:color="auto" w:fill="F3F6F9"/>
            <w:tcMar>
              <w:top w:w="80" w:type="dxa"/>
              <w:left w:w="80" w:type="dxa"/>
              <w:bottom w:w="80" w:type="dxa"/>
              <w:right w:w="80" w:type="dxa"/>
            </w:tcMar>
            <w:vAlign w:val="center"/>
          </w:tcPr>
          <w:p w14:paraId="71F9A1C4" w14:textId="77777777" w:rsidR="008B20BB" w:rsidRDefault="00000000">
            <w:pPr>
              <w:spacing w:after="0"/>
              <w:rPr>
                <w:ins w:id="1125" w:author="Claude" w:date="2026-10-02T09:00:00Z"/>
              </w:rPr>
            </w:pPr>
            <w:ins w:id="1126" w:author="Claude" w:date="2026-10-02T09:00:00Z">
              <w:r>
                <w:rPr>
                  <w:sz w:val="15"/>
                </w:rPr>
                <w:t>15</w:t>
              </w:r>
            </w:ins>
          </w:p>
        </w:tc>
        <w:tc>
          <w:tcPr>
            <w:tcW w:w="2045" w:type="dxa"/>
            <w:shd w:val="clear" w:color="auto" w:fill="F3F6F9"/>
            <w:tcMar>
              <w:top w:w="80" w:type="dxa"/>
              <w:left w:w="80" w:type="dxa"/>
              <w:bottom w:w="80" w:type="dxa"/>
              <w:right w:w="80" w:type="dxa"/>
            </w:tcMar>
            <w:vAlign w:val="center"/>
          </w:tcPr>
          <w:p w14:paraId="10BFCDA6" w14:textId="77777777" w:rsidR="008B20BB" w:rsidRDefault="00000000">
            <w:pPr>
              <w:spacing w:after="0"/>
              <w:rPr>
                <w:ins w:id="1127" w:author="Claude" w:date="2026-10-02T09:00:00Z"/>
              </w:rPr>
            </w:pPr>
            <w:ins w:id="1128" w:author="Claude" w:date="2026-10-02T09:00:00Z">
              <w:r>
                <w:rPr>
                  <w:sz w:val="15"/>
                </w:rPr>
                <w:t>Land motion (A15-lite diagnostic)</w:t>
              </w:r>
            </w:ins>
          </w:p>
        </w:tc>
        <w:tc>
          <w:tcPr>
            <w:tcW w:w="2045" w:type="dxa"/>
            <w:shd w:val="clear" w:color="auto" w:fill="F3F6F9"/>
            <w:tcMar>
              <w:top w:w="80" w:type="dxa"/>
              <w:left w:w="80" w:type="dxa"/>
              <w:bottom w:w="80" w:type="dxa"/>
              <w:right w:w="80" w:type="dxa"/>
            </w:tcMar>
            <w:vAlign w:val="center"/>
          </w:tcPr>
          <w:p w14:paraId="29410D15" w14:textId="77777777" w:rsidR="008B20BB" w:rsidRDefault="00000000">
            <w:pPr>
              <w:spacing w:after="0"/>
              <w:rPr>
                <w:ins w:id="1129" w:author="Claude" w:date="2026-10-02T09:00:00Z"/>
              </w:rPr>
            </w:pPr>
            <w:ins w:id="1130" w:author="Claude" w:date="2026-10-02T09:00:00Z">
              <w:r>
                <w:rPr>
                  <w:sz w:val="15"/>
                </w:rPr>
                <w:t>Decided: A15-lite read-only diagnostic is the entry offer, delivered before any automation is enabled</w:t>
              </w:r>
            </w:ins>
          </w:p>
        </w:tc>
        <w:tc>
          <w:tcPr>
            <w:tcW w:w="2045" w:type="dxa"/>
            <w:shd w:val="clear" w:color="auto" w:fill="F3F6F9"/>
            <w:tcMar>
              <w:top w:w="80" w:type="dxa"/>
              <w:left w:w="80" w:type="dxa"/>
              <w:bottom w:w="80" w:type="dxa"/>
              <w:right w:w="80" w:type="dxa"/>
            </w:tcMar>
            <w:vAlign w:val="center"/>
          </w:tcPr>
          <w:p w14:paraId="3F9FA5D0" w14:textId="77777777" w:rsidR="008B20BB" w:rsidRDefault="00000000">
            <w:pPr>
              <w:spacing w:after="0"/>
              <w:rPr>
                <w:ins w:id="1131" w:author="Claude" w:date="2026-10-02T09:00:00Z"/>
              </w:rPr>
            </w:pPr>
            <w:ins w:id="1132" w:author="Claude" w:date="2026-10-02T09:00:00Z">
              <w:r>
                <w:rPr>
                  <w:sz w:val="15"/>
                </w:rPr>
                <w:t>Leadership + Product</w:t>
              </w:r>
            </w:ins>
          </w:p>
        </w:tc>
        <w:tc>
          <w:tcPr>
            <w:tcW w:w="2045" w:type="dxa"/>
            <w:shd w:val="clear" w:color="auto" w:fill="F3F6F9"/>
            <w:tcMar>
              <w:top w:w="80" w:type="dxa"/>
              <w:left w:w="80" w:type="dxa"/>
              <w:bottom w:w="80" w:type="dxa"/>
              <w:right w:w="80" w:type="dxa"/>
            </w:tcMar>
            <w:vAlign w:val="center"/>
          </w:tcPr>
          <w:p w14:paraId="6AA8E577" w14:textId="77777777" w:rsidR="008B20BB" w:rsidRDefault="00000000">
            <w:pPr>
              <w:spacing w:after="0"/>
              <w:rPr>
                <w:ins w:id="1133" w:author="Claude" w:date="2026-10-02T09:00:00Z"/>
              </w:rPr>
            </w:pPr>
            <w:ins w:id="1134" w:author="Claude" w:date="2026-10-02T09:00:00Z">
              <w:r>
                <w:rPr>
                  <w:sz w:val="15"/>
                </w:rPr>
                <w:t>Decided</w:t>
              </w:r>
            </w:ins>
          </w:p>
        </w:tc>
      </w:tr>
      <w:tr w:rsidR="008B20BB" w14:paraId="0FB00F42" w14:textId="77777777">
        <w:trPr>
          <w:cantSplit/>
          <w:jc w:val="center"/>
          <w:ins w:id="1135" w:author="Claude" w:date="2026-10-02T09:00:00Z"/>
        </w:trPr>
        <w:tc>
          <w:tcPr>
            <w:tcW w:w="2045" w:type="dxa"/>
            <w:shd w:val="clear" w:color="auto" w:fill="F3F6F9"/>
            <w:tcMar>
              <w:top w:w="80" w:type="dxa"/>
              <w:left w:w="80" w:type="dxa"/>
              <w:bottom w:w="80" w:type="dxa"/>
              <w:right w:w="80" w:type="dxa"/>
            </w:tcMar>
            <w:vAlign w:val="center"/>
          </w:tcPr>
          <w:p w14:paraId="52179374" w14:textId="77777777" w:rsidR="008B20BB" w:rsidRDefault="00000000">
            <w:pPr>
              <w:spacing w:after="0"/>
              <w:rPr>
                <w:ins w:id="1136" w:author="Claude" w:date="2026-10-02T09:00:00Z"/>
              </w:rPr>
            </w:pPr>
            <w:ins w:id="1137" w:author="Claude" w:date="2026-10-02T09:00:00Z">
              <w:r>
                <w:rPr>
                  <w:sz w:val="15"/>
                </w:rPr>
                <w:t>16</w:t>
              </w:r>
            </w:ins>
          </w:p>
        </w:tc>
        <w:tc>
          <w:tcPr>
            <w:tcW w:w="2045" w:type="dxa"/>
            <w:shd w:val="clear" w:color="auto" w:fill="F3F6F9"/>
            <w:tcMar>
              <w:top w:w="80" w:type="dxa"/>
              <w:left w:w="80" w:type="dxa"/>
              <w:bottom w:w="80" w:type="dxa"/>
              <w:right w:w="80" w:type="dxa"/>
            </w:tcMar>
            <w:vAlign w:val="center"/>
          </w:tcPr>
          <w:p w14:paraId="6D80B5DC" w14:textId="77777777" w:rsidR="008B20BB" w:rsidRDefault="00000000">
            <w:pPr>
              <w:spacing w:after="0"/>
              <w:rPr>
                <w:ins w:id="1138" w:author="Claude" w:date="2026-10-02T09:00:00Z"/>
              </w:rPr>
            </w:pPr>
            <w:ins w:id="1139" w:author="Claude" w:date="2026-10-02T09:00:00Z">
              <w:r>
                <w:rPr>
                  <w:sz w:val="15"/>
                </w:rPr>
                <w:t>Stickiness features in foundation</w:t>
              </w:r>
            </w:ins>
          </w:p>
        </w:tc>
        <w:tc>
          <w:tcPr>
            <w:tcW w:w="2045" w:type="dxa"/>
            <w:shd w:val="clear" w:color="auto" w:fill="F3F6F9"/>
            <w:tcMar>
              <w:top w:w="80" w:type="dxa"/>
              <w:left w:w="80" w:type="dxa"/>
              <w:bottom w:w="80" w:type="dxa"/>
              <w:right w:w="80" w:type="dxa"/>
            </w:tcMar>
            <w:vAlign w:val="center"/>
          </w:tcPr>
          <w:p w14:paraId="7DCDA843" w14:textId="77777777" w:rsidR="008B20BB" w:rsidRDefault="00000000">
            <w:pPr>
              <w:spacing w:after="0"/>
              <w:rPr>
                <w:ins w:id="1140" w:author="Claude" w:date="2026-10-02T09:00:00Z"/>
              </w:rPr>
            </w:pPr>
            <w:ins w:id="1141" w:author="Claude" w:date="2026-10-02T09:00:00Z">
              <w:r>
                <w:rPr>
                  <w:sz w:val="15"/>
                </w:rPr>
                <w:t>Value ledger, tenant memory, decision record, policy configuration, contract repository</w:t>
              </w:r>
            </w:ins>
          </w:p>
        </w:tc>
        <w:tc>
          <w:tcPr>
            <w:tcW w:w="2045" w:type="dxa"/>
            <w:shd w:val="clear" w:color="auto" w:fill="F3F6F9"/>
            <w:tcMar>
              <w:top w:w="80" w:type="dxa"/>
              <w:left w:w="80" w:type="dxa"/>
              <w:bottom w:w="80" w:type="dxa"/>
              <w:right w:w="80" w:type="dxa"/>
            </w:tcMar>
            <w:vAlign w:val="center"/>
          </w:tcPr>
          <w:p w14:paraId="55BD0F8B" w14:textId="77777777" w:rsidR="008B20BB" w:rsidRDefault="00000000">
            <w:pPr>
              <w:spacing w:after="0"/>
              <w:rPr>
                <w:ins w:id="1142" w:author="Claude" w:date="2026-10-02T09:00:00Z"/>
              </w:rPr>
            </w:pPr>
            <w:ins w:id="1143" w:author="Claude" w:date="2026-10-02T09:00:00Z">
              <w:r>
                <w:rPr>
                  <w:sz w:val="15"/>
                </w:rPr>
                <w:t>Product lead</w:t>
              </w:r>
            </w:ins>
          </w:p>
        </w:tc>
        <w:tc>
          <w:tcPr>
            <w:tcW w:w="2045" w:type="dxa"/>
            <w:shd w:val="clear" w:color="auto" w:fill="F3F6F9"/>
            <w:tcMar>
              <w:top w:w="80" w:type="dxa"/>
              <w:left w:w="80" w:type="dxa"/>
              <w:bottom w:w="80" w:type="dxa"/>
              <w:right w:w="80" w:type="dxa"/>
            </w:tcMar>
            <w:vAlign w:val="center"/>
          </w:tcPr>
          <w:p w14:paraId="510A356A" w14:textId="77777777" w:rsidR="008B20BB" w:rsidRDefault="00000000">
            <w:pPr>
              <w:spacing w:after="0"/>
              <w:rPr>
                <w:ins w:id="1144" w:author="Claude" w:date="2026-10-02T09:00:00Z"/>
              </w:rPr>
            </w:pPr>
            <w:ins w:id="1145" w:author="Claude" w:date="2026-10-02T09:00:00Z">
              <w:r>
                <w:rPr>
                  <w:sz w:val="15"/>
                </w:rPr>
                <w:t>Open</w:t>
              </w:r>
            </w:ins>
          </w:p>
        </w:tc>
      </w:tr>
    </w:tbl>
    <w:p w14:paraId="70461218" w14:textId="77777777" w:rsidR="00B10EEA" w:rsidRDefault="00B10EEA"/>
    <w:p w14:paraId="4B31089F" w14:textId="77777777" w:rsidR="008B20BB" w:rsidRDefault="00000000">
      <w:pPr>
        <w:pStyle w:val="Heading1"/>
        <w:rPr>
          <w:ins w:id="1146" w:author="Claude" w:date="2026-10-02T09:00:00Z"/>
        </w:rPr>
      </w:pPr>
      <w:bookmarkStart w:id="1147" w:name="_Toc9000025"/>
      <w:bookmarkStart w:id="1148" w:name="_Toc242031687"/>
      <w:ins w:id="1149" w:author="Claude" w:date="2026-10-02T09:00:00Z">
        <w:r>
          <w:t>Appendix C. Reviewer findings log (v2 to v5)</w:t>
        </w:r>
        <w:bookmarkEnd w:id="1147"/>
        <w:bookmarkEnd w:id="1148"/>
      </w:ins>
    </w:p>
    <w:tbl>
      <w:tblPr>
        <w:tblStyle w:val="TableGrid"/>
        <w:tblW w:w="0" w:type="auto"/>
        <w:jc w:val="center"/>
        <w:tblLook w:val="04A0" w:firstRow="1" w:lastRow="0" w:firstColumn="1" w:lastColumn="0" w:noHBand="0" w:noVBand="1"/>
      </w:tblPr>
      <w:tblGrid>
        <w:gridCol w:w="450"/>
        <w:gridCol w:w="3297"/>
        <w:gridCol w:w="2997"/>
        <w:gridCol w:w="3470"/>
      </w:tblGrid>
      <w:tr w:rsidR="008B20BB" w14:paraId="73B0DD53" w14:textId="77777777">
        <w:trPr>
          <w:cantSplit/>
          <w:tblHeader/>
          <w:jc w:val="center"/>
          <w:ins w:id="1150" w:author="Claude" w:date="2026-10-02T09:00:00Z"/>
        </w:trPr>
        <w:tc>
          <w:tcPr>
            <w:tcW w:w="450" w:type="dxa"/>
            <w:shd w:val="clear" w:color="auto" w:fill="17365D"/>
            <w:tcMar>
              <w:top w:w="80" w:type="dxa"/>
              <w:left w:w="80" w:type="dxa"/>
              <w:bottom w:w="80" w:type="dxa"/>
              <w:right w:w="80" w:type="dxa"/>
            </w:tcMar>
            <w:vAlign w:val="center"/>
          </w:tcPr>
          <w:p w14:paraId="332496CD" w14:textId="77777777" w:rsidR="008B20BB" w:rsidRDefault="00000000">
            <w:pPr>
              <w:spacing w:after="0"/>
              <w:rPr>
                <w:ins w:id="1151" w:author="Claude" w:date="2026-10-02T09:00:00Z"/>
              </w:rPr>
            </w:pPr>
            <w:ins w:id="1152" w:author="Claude" w:date="2026-10-02T09:00:00Z">
              <w:r>
                <w:rPr>
                  <w:b/>
                  <w:color w:val="FFFFFF"/>
                  <w:sz w:val="15"/>
                </w:rPr>
                <w:t>#</w:t>
              </w:r>
            </w:ins>
          </w:p>
        </w:tc>
        <w:tc>
          <w:tcPr>
            <w:tcW w:w="3300" w:type="dxa"/>
            <w:shd w:val="clear" w:color="auto" w:fill="17365D"/>
            <w:tcMar>
              <w:top w:w="80" w:type="dxa"/>
              <w:left w:w="80" w:type="dxa"/>
              <w:bottom w:w="80" w:type="dxa"/>
              <w:right w:w="80" w:type="dxa"/>
            </w:tcMar>
            <w:vAlign w:val="center"/>
          </w:tcPr>
          <w:p w14:paraId="1DBA048D" w14:textId="77777777" w:rsidR="008B20BB" w:rsidRDefault="00000000">
            <w:pPr>
              <w:spacing w:after="0"/>
              <w:rPr>
                <w:ins w:id="1153" w:author="Claude" w:date="2026-10-02T09:00:00Z"/>
              </w:rPr>
            </w:pPr>
            <w:ins w:id="1154" w:author="Claude" w:date="2026-10-02T09:00:00Z">
              <w:r>
                <w:rPr>
                  <w:b/>
                  <w:color w:val="FFFFFF"/>
                  <w:sz w:val="15"/>
                </w:rPr>
                <w:t>Finding</w:t>
              </w:r>
            </w:ins>
          </w:p>
        </w:tc>
        <w:tc>
          <w:tcPr>
            <w:tcW w:w="3000" w:type="dxa"/>
            <w:shd w:val="clear" w:color="auto" w:fill="17365D"/>
            <w:tcMar>
              <w:top w:w="80" w:type="dxa"/>
              <w:left w:w="80" w:type="dxa"/>
              <w:bottom w:w="80" w:type="dxa"/>
              <w:right w:w="80" w:type="dxa"/>
            </w:tcMar>
            <w:vAlign w:val="center"/>
          </w:tcPr>
          <w:p w14:paraId="044D530B" w14:textId="77777777" w:rsidR="008B20BB" w:rsidRDefault="00000000">
            <w:pPr>
              <w:spacing w:after="0"/>
              <w:rPr>
                <w:ins w:id="1155" w:author="Claude" w:date="2026-10-02T09:00:00Z"/>
              </w:rPr>
            </w:pPr>
            <w:ins w:id="1156" w:author="Claude" w:date="2026-10-02T09:00:00Z">
              <w:r>
                <w:rPr>
                  <w:b/>
                  <w:color w:val="FFFFFF"/>
                  <w:sz w:val="15"/>
                </w:rPr>
                <w:t>Why it matters</w:t>
              </w:r>
            </w:ins>
          </w:p>
        </w:tc>
        <w:tc>
          <w:tcPr>
            <w:tcW w:w="3474" w:type="dxa"/>
            <w:shd w:val="clear" w:color="auto" w:fill="17365D"/>
            <w:tcMar>
              <w:top w:w="80" w:type="dxa"/>
              <w:left w:w="80" w:type="dxa"/>
              <w:bottom w:w="80" w:type="dxa"/>
              <w:right w:w="80" w:type="dxa"/>
            </w:tcMar>
            <w:vAlign w:val="center"/>
          </w:tcPr>
          <w:p w14:paraId="25777ADB" w14:textId="77777777" w:rsidR="008B20BB" w:rsidRDefault="00000000">
            <w:pPr>
              <w:spacing w:after="0"/>
              <w:rPr>
                <w:ins w:id="1157" w:author="Claude" w:date="2026-10-02T09:00:00Z"/>
              </w:rPr>
            </w:pPr>
            <w:ins w:id="1158" w:author="Claude" w:date="2026-10-02T09:00:00Z">
              <w:r>
                <w:rPr>
                  <w:b/>
                  <w:color w:val="FFFFFF"/>
                  <w:sz w:val="15"/>
                </w:rPr>
                <w:t>Where addressed</w:t>
              </w:r>
            </w:ins>
          </w:p>
        </w:tc>
      </w:tr>
      <w:tr w:rsidR="008B20BB" w14:paraId="0F4238F6" w14:textId="77777777">
        <w:trPr>
          <w:cantSplit/>
          <w:jc w:val="center"/>
          <w:ins w:id="1159" w:author="Claude" w:date="2026-10-02T09:00:00Z"/>
        </w:trPr>
        <w:tc>
          <w:tcPr>
            <w:tcW w:w="450" w:type="dxa"/>
            <w:tcMar>
              <w:top w:w="80" w:type="dxa"/>
              <w:left w:w="80" w:type="dxa"/>
              <w:bottom w:w="80" w:type="dxa"/>
              <w:right w:w="80" w:type="dxa"/>
            </w:tcMar>
            <w:vAlign w:val="center"/>
          </w:tcPr>
          <w:p w14:paraId="6327BB14" w14:textId="77777777" w:rsidR="008B20BB" w:rsidRDefault="00000000">
            <w:pPr>
              <w:spacing w:after="0"/>
              <w:rPr>
                <w:ins w:id="1160" w:author="Claude" w:date="2026-10-02T09:00:00Z"/>
              </w:rPr>
            </w:pPr>
            <w:ins w:id="1161" w:author="Claude" w:date="2026-10-02T09:00:00Z">
              <w:r>
                <w:rPr>
                  <w:sz w:val="15"/>
                </w:rPr>
                <w:t>1</w:t>
              </w:r>
            </w:ins>
          </w:p>
        </w:tc>
        <w:tc>
          <w:tcPr>
            <w:tcW w:w="3300" w:type="dxa"/>
            <w:tcMar>
              <w:top w:w="80" w:type="dxa"/>
              <w:left w:w="80" w:type="dxa"/>
              <w:bottom w:w="80" w:type="dxa"/>
              <w:right w:w="80" w:type="dxa"/>
            </w:tcMar>
            <w:vAlign w:val="center"/>
          </w:tcPr>
          <w:p w14:paraId="0640C6E9" w14:textId="77777777" w:rsidR="008B20BB" w:rsidRDefault="00000000">
            <w:pPr>
              <w:spacing w:after="0"/>
              <w:rPr>
                <w:ins w:id="1162" w:author="Claude" w:date="2026-10-02T09:00:00Z"/>
              </w:rPr>
            </w:pPr>
            <w:ins w:id="1163" w:author="Claude" w:date="2026-10-02T09:00:00Z">
              <w:r>
                <w:rPr>
                  <w:sz w:val="15"/>
                </w:rPr>
                <w:t>The MVP was defined differently in four places</w:t>
              </w:r>
            </w:ins>
          </w:p>
        </w:tc>
        <w:tc>
          <w:tcPr>
            <w:tcW w:w="3000" w:type="dxa"/>
            <w:tcMar>
              <w:top w:w="80" w:type="dxa"/>
              <w:left w:w="80" w:type="dxa"/>
              <w:bottom w:w="80" w:type="dxa"/>
              <w:right w:w="80" w:type="dxa"/>
            </w:tcMar>
            <w:vAlign w:val="center"/>
          </w:tcPr>
          <w:p w14:paraId="7E1B878C" w14:textId="77777777" w:rsidR="008B20BB" w:rsidRDefault="00000000">
            <w:pPr>
              <w:spacing w:after="0"/>
              <w:rPr>
                <w:ins w:id="1164" w:author="Claude" w:date="2026-10-02T09:00:00Z"/>
              </w:rPr>
            </w:pPr>
            <w:ins w:id="1165" w:author="Claude" w:date="2026-10-02T09:00:00Z">
              <w:r>
                <w:rPr>
                  <w:sz w:val="15"/>
                </w:rPr>
                <w:t>Teams would build different scopes</w:t>
              </w:r>
            </w:ins>
          </w:p>
        </w:tc>
        <w:tc>
          <w:tcPr>
            <w:tcW w:w="3474" w:type="dxa"/>
            <w:tcMar>
              <w:top w:w="80" w:type="dxa"/>
              <w:left w:w="80" w:type="dxa"/>
              <w:bottom w:w="80" w:type="dxa"/>
              <w:right w:w="80" w:type="dxa"/>
            </w:tcMar>
            <w:vAlign w:val="center"/>
          </w:tcPr>
          <w:p w14:paraId="012BFAD4" w14:textId="77777777" w:rsidR="008B20BB" w:rsidRDefault="00000000">
            <w:pPr>
              <w:spacing w:after="0"/>
              <w:rPr>
                <w:ins w:id="1166" w:author="Claude" w:date="2026-10-02T09:00:00Z"/>
              </w:rPr>
            </w:pPr>
            <w:ins w:id="1167" w:author="Claude" w:date="2026-10-02T09:00:00Z">
              <w:r>
                <w:rPr>
                  <w:sz w:val="15"/>
                </w:rPr>
                <w:t>Section 3 Phase column is the single source; Sections 1, 10, 16 and 17 aligned</w:t>
              </w:r>
            </w:ins>
          </w:p>
        </w:tc>
      </w:tr>
      <w:tr w:rsidR="008B20BB" w14:paraId="7E48E160" w14:textId="77777777">
        <w:trPr>
          <w:cantSplit/>
          <w:jc w:val="center"/>
          <w:ins w:id="1168" w:author="Claude" w:date="2026-10-02T09:00:00Z"/>
        </w:trPr>
        <w:tc>
          <w:tcPr>
            <w:tcW w:w="450" w:type="dxa"/>
            <w:tcMar>
              <w:top w:w="80" w:type="dxa"/>
              <w:left w:w="80" w:type="dxa"/>
              <w:bottom w:w="80" w:type="dxa"/>
              <w:right w:w="80" w:type="dxa"/>
            </w:tcMar>
            <w:vAlign w:val="center"/>
          </w:tcPr>
          <w:p w14:paraId="7A8FF3B5" w14:textId="77777777" w:rsidR="008B20BB" w:rsidRDefault="00000000">
            <w:pPr>
              <w:spacing w:after="0"/>
              <w:rPr>
                <w:ins w:id="1169" w:author="Claude" w:date="2026-10-02T09:00:00Z"/>
              </w:rPr>
            </w:pPr>
            <w:ins w:id="1170" w:author="Claude" w:date="2026-10-02T09:00:00Z">
              <w:r>
                <w:rPr>
                  <w:sz w:val="15"/>
                </w:rPr>
                <w:t>2</w:t>
              </w:r>
            </w:ins>
          </w:p>
        </w:tc>
        <w:tc>
          <w:tcPr>
            <w:tcW w:w="3300" w:type="dxa"/>
            <w:tcMar>
              <w:top w:w="80" w:type="dxa"/>
              <w:left w:w="80" w:type="dxa"/>
              <w:bottom w:w="80" w:type="dxa"/>
              <w:right w:w="80" w:type="dxa"/>
            </w:tcMar>
            <w:vAlign w:val="center"/>
          </w:tcPr>
          <w:p w14:paraId="7F8550E3" w14:textId="77777777" w:rsidR="008B20BB" w:rsidRDefault="00000000">
            <w:pPr>
              <w:spacing w:after="0"/>
              <w:rPr>
                <w:ins w:id="1171" w:author="Claude" w:date="2026-10-02T09:00:00Z"/>
              </w:rPr>
            </w:pPr>
            <w:ins w:id="1172" w:author="Claude" w:date="2026-10-02T09:00:00Z">
              <w:r>
                <w:rPr>
                  <w:sz w:val="15"/>
                </w:rPr>
                <w:t>Exit criteria were qualitative ("acceptable error rates", "stable accuracy")</w:t>
              </w:r>
            </w:ins>
          </w:p>
        </w:tc>
        <w:tc>
          <w:tcPr>
            <w:tcW w:w="3000" w:type="dxa"/>
            <w:tcMar>
              <w:top w:w="80" w:type="dxa"/>
              <w:left w:w="80" w:type="dxa"/>
              <w:bottom w:w="80" w:type="dxa"/>
              <w:right w:w="80" w:type="dxa"/>
            </w:tcMar>
            <w:vAlign w:val="center"/>
          </w:tcPr>
          <w:p w14:paraId="387D0CE0" w14:textId="77777777" w:rsidR="008B20BB" w:rsidRDefault="00000000">
            <w:pPr>
              <w:spacing w:after="0"/>
              <w:rPr>
                <w:ins w:id="1173" w:author="Claude" w:date="2026-10-02T09:00:00Z"/>
              </w:rPr>
            </w:pPr>
            <w:ins w:id="1174" w:author="Claude" w:date="2026-10-02T09:00:00Z">
              <w:r>
                <w:rPr>
                  <w:sz w:val="15"/>
                </w:rPr>
                <w:t>Gates could be passed by judgement rather than evidence</w:t>
              </w:r>
            </w:ins>
          </w:p>
        </w:tc>
        <w:tc>
          <w:tcPr>
            <w:tcW w:w="3474" w:type="dxa"/>
            <w:tcMar>
              <w:top w:w="80" w:type="dxa"/>
              <w:left w:w="80" w:type="dxa"/>
              <w:bottom w:w="80" w:type="dxa"/>
              <w:right w:w="80" w:type="dxa"/>
            </w:tcMar>
            <w:vAlign w:val="center"/>
          </w:tcPr>
          <w:p w14:paraId="3063C352" w14:textId="77777777" w:rsidR="008B20BB" w:rsidRDefault="00000000">
            <w:pPr>
              <w:spacing w:after="0"/>
              <w:rPr>
                <w:ins w:id="1175" w:author="Claude" w:date="2026-10-02T09:00:00Z"/>
              </w:rPr>
            </w:pPr>
            <w:ins w:id="1176" w:author="Claude" w:date="2026-10-02T09:00:00Z">
              <w:r>
                <w:rPr>
                  <w:sz w:val="15"/>
                </w:rPr>
                <w:t>Thresholds fixed before shadow results and recorded per Appendix A; Section 11B</w:t>
              </w:r>
            </w:ins>
          </w:p>
        </w:tc>
      </w:tr>
      <w:tr w:rsidR="008B20BB" w14:paraId="4E1674CA" w14:textId="77777777">
        <w:trPr>
          <w:cantSplit/>
          <w:jc w:val="center"/>
          <w:ins w:id="1177" w:author="Claude" w:date="2026-10-02T09:00:00Z"/>
        </w:trPr>
        <w:tc>
          <w:tcPr>
            <w:tcW w:w="450" w:type="dxa"/>
            <w:tcMar>
              <w:top w:w="80" w:type="dxa"/>
              <w:left w:w="80" w:type="dxa"/>
              <w:bottom w:w="80" w:type="dxa"/>
              <w:right w:w="80" w:type="dxa"/>
            </w:tcMar>
            <w:vAlign w:val="center"/>
          </w:tcPr>
          <w:p w14:paraId="4CFB0FBE" w14:textId="77777777" w:rsidR="008B20BB" w:rsidRDefault="00000000">
            <w:pPr>
              <w:spacing w:after="0"/>
              <w:rPr>
                <w:ins w:id="1178" w:author="Claude" w:date="2026-10-02T09:00:00Z"/>
              </w:rPr>
            </w:pPr>
            <w:ins w:id="1179" w:author="Claude" w:date="2026-10-02T09:00:00Z">
              <w:r>
                <w:rPr>
                  <w:sz w:val="15"/>
                </w:rPr>
                <w:t>3</w:t>
              </w:r>
            </w:ins>
          </w:p>
        </w:tc>
        <w:tc>
          <w:tcPr>
            <w:tcW w:w="3300" w:type="dxa"/>
            <w:tcMar>
              <w:top w:w="80" w:type="dxa"/>
              <w:left w:w="80" w:type="dxa"/>
              <w:bottom w:w="80" w:type="dxa"/>
              <w:right w:w="80" w:type="dxa"/>
            </w:tcMar>
            <w:vAlign w:val="center"/>
          </w:tcPr>
          <w:p w14:paraId="5697CD34" w14:textId="77777777" w:rsidR="008B20BB" w:rsidRDefault="00000000">
            <w:pPr>
              <w:spacing w:after="0"/>
              <w:rPr>
                <w:ins w:id="1180" w:author="Claude" w:date="2026-10-02T09:00:00Z"/>
              </w:rPr>
            </w:pPr>
            <w:ins w:id="1181" w:author="Claude" w:date="2026-10-02T09:00:00Z">
              <w:r>
                <w:rPr>
                  <w:sz w:val="15"/>
                </w:rPr>
                <w:t>Historical replay can leak hindsight information</w:t>
              </w:r>
            </w:ins>
          </w:p>
        </w:tc>
        <w:tc>
          <w:tcPr>
            <w:tcW w:w="3000" w:type="dxa"/>
            <w:tcMar>
              <w:top w:w="80" w:type="dxa"/>
              <w:left w:w="80" w:type="dxa"/>
              <w:bottom w:w="80" w:type="dxa"/>
              <w:right w:w="80" w:type="dxa"/>
            </w:tcMar>
            <w:vAlign w:val="center"/>
          </w:tcPr>
          <w:p w14:paraId="18A83449" w14:textId="77777777" w:rsidR="008B20BB" w:rsidRDefault="00000000">
            <w:pPr>
              <w:spacing w:after="0"/>
              <w:rPr>
                <w:ins w:id="1182" w:author="Claude" w:date="2026-10-02T09:00:00Z"/>
              </w:rPr>
            </w:pPr>
            <w:ins w:id="1183" w:author="Claude" w:date="2026-10-02T09:00:00Z">
              <w:r>
                <w:rPr>
                  <w:sz w:val="15"/>
                </w:rPr>
                <w:t>Overstates the lift the platform would have delivered</w:t>
              </w:r>
            </w:ins>
          </w:p>
        </w:tc>
        <w:tc>
          <w:tcPr>
            <w:tcW w:w="3474" w:type="dxa"/>
            <w:tcMar>
              <w:top w:w="80" w:type="dxa"/>
              <w:left w:w="80" w:type="dxa"/>
              <w:bottom w:w="80" w:type="dxa"/>
              <w:right w:w="80" w:type="dxa"/>
            </w:tcMar>
            <w:vAlign w:val="center"/>
          </w:tcPr>
          <w:p w14:paraId="07EA99AF" w14:textId="77777777" w:rsidR="008B20BB" w:rsidRDefault="00000000">
            <w:pPr>
              <w:spacing w:after="0"/>
              <w:rPr>
                <w:ins w:id="1184" w:author="Claude" w:date="2026-10-02T09:00:00Z"/>
              </w:rPr>
            </w:pPr>
            <w:ins w:id="1185" w:author="Claude" w:date="2026-10-02T09:00:00Z">
              <w:r>
                <w:rPr>
                  <w:sz w:val="15"/>
                </w:rPr>
                <w:t>Point-in-time replay and time-based split rules</w:t>
              </w:r>
            </w:ins>
          </w:p>
        </w:tc>
      </w:tr>
      <w:tr w:rsidR="008B20BB" w14:paraId="52D5A4C0" w14:textId="77777777">
        <w:trPr>
          <w:cantSplit/>
          <w:jc w:val="center"/>
          <w:ins w:id="1186" w:author="Claude" w:date="2026-10-02T09:00:00Z"/>
        </w:trPr>
        <w:tc>
          <w:tcPr>
            <w:tcW w:w="450" w:type="dxa"/>
            <w:tcMar>
              <w:top w:w="80" w:type="dxa"/>
              <w:left w:w="80" w:type="dxa"/>
              <w:bottom w:w="80" w:type="dxa"/>
              <w:right w:w="80" w:type="dxa"/>
            </w:tcMar>
            <w:vAlign w:val="center"/>
          </w:tcPr>
          <w:p w14:paraId="4E8B3549" w14:textId="77777777" w:rsidR="008B20BB" w:rsidRDefault="00000000">
            <w:pPr>
              <w:spacing w:after="0"/>
              <w:rPr>
                <w:ins w:id="1187" w:author="Claude" w:date="2026-10-02T09:00:00Z"/>
              </w:rPr>
            </w:pPr>
            <w:ins w:id="1188" w:author="Claude" w:date="2026-10-02T09:00:00Z">
              <w:r>
                <w:rPr>
                  <w:sz w:val="15"/>
                </w:rPr>
                <w:t>4</w:t>
              </w:r>
            </w:ins>
          </w:p>
        </w:tc>
        <w:tc>
          <w:tcPr>
            <w:tcW w:w="3300" w:type="dxa"/>
            <w:tcMar>
              <w:top w:w="80" w:type="dxa"/>
              <w:left w:w="80" w:type="dxa"/>
              <w:bottom w:w="80" w:type="dxa"/>
              <w:right w:w="80" w:type="dxa"/>
            </w:tcMar>
            <w:vAlign w:val="center"/>
          </w:tcPr>
          <w:p w14:paraId="4D880B6F" w14:textId="77777777" w:rsidR="008B20BB" w:rsidRDefault="00000000">
            <w:pPr>
              <w:spacing w:after="0"/>
              <w:rPr>
                <w:ins w:id="1189" w:author="Claude" w:date="2026-10-02T09:00:00Z"/>
              </w:rPr>
            </w:pPr>
            <w:ins w:id="1190" w:author="Claude" w:date="2026-10-02T09:00:00Z">
              <w:r>
                <w:rPr>
                  <w:sz w:val="15"/>
                </w:rPr>
                <w:t>Payment and denial outcomes lag actions, but L3 promotion sits in Days 91–120</w:t>
              </w:r>
            </w:ins>
          </w:p>
        </w:tc>
        <w:tc>
          <w:tcPr>
            <w:tcW w:w="3000" w:type="dxa"/>
            <w:tcMar>
              <w:top w:w="80" w:type="dxa"/>
              <w:left w:w="80" w:type="dxa"/>
              <w:bottom w:w="80" w:type="dxa"/>
              <w:right w:w="80" w:type="dxa"/>
            </w:tcMar>
            <w:vAlign w:val="center"/>
          </w:tcPr>
          <w:p w14:paraId="772B79F6" w14:textId="77777777" w:rsidR="008B20BB" w:rsidRDefault="00000000">
            <w:pPr>
              <w:spacing w:after="0"/>
              <w:rPr>
                <w:ins w:id="1191" w:author="Claude" w:date="2026-10-02T09:00:00Z"/>
              </w:rPr>
            </w:pPr>
            <w:ins w:id="1192" w:author="Claude" w:date="2026-10-02T09:00:00Z">
              <w:r>
                <w:rPr>
                  <w:sz w:val="15"/>
                </w:rPr>
                <w:t>Promotion could rest on accuracy that cannot yet be observed</w:t>
              </w:r>
            </w:ins>
          </w:p>
        </w:tc>
        <w:tc>
          <w:tcPr>
            <w:tcW w:w="3474" w:type="dxa"/>
            <w:tcMar>
              <w:top w:w="80" w:type="dxa"/>
              <w:left w:w="80" w:type="dxa"/>
              <w:bottom w:w="80" w:type="dxa"/>
              <w:right w:w="80" w:type="dxa"/>
            </w:tcMar>
            <w:vAlign w:val="center"/>
          </w:tcPr>
          <w:p w14:paraId="59F2CDFF" w14:textId="77777777" w:rsidR="008B20BB" w:rsidRDefault="00000000">
            <w:pPr>
              <w:spacing w:after="0"/>
              <w:rPr>
                <w:ins w:id="1193" w:author="Claude" w:date="2026-10-02T09:00:00Z"/>
              </w:rPr>
            </w:pPr>
            <w:ins w:id="1194" w:author="Claude" w:date="2026-10-02T09:00:00Z">
              <w:r>
                <w:rPr>
                  <w:sz w:val="15"/>
                </w:rPr>
                <w:t>Leading-versus-lagging indicator rule; L4 only after outcomes mature</w:t>
              </w:r>
            </w:ins>
          </w:p>
        </w:tc>
      </w:tr>
      <w:tr w:rsidR="008B20BB" w14:paraId="3A54F4F8" w14:textId="77777777">
        <w:trPr>
          <w:cantSplit/>
          <w:jc w:val="center"/>
          <w:ins w:id="1195" w:author="Claude" w:date="2026-10-02T09:00:00Z"/>
        </w:trPr>
        <w:tc>
          <w:tcPr>
            <w:tcW w:w="450" w:type="dxa"/>
            <w:tcMar>
              <w:top w:w="80" w:type="dxa"/>
              <w:left w:w="80" w:type="dxa"/>
              <w:bottom w:w="80" w:type="dxa"/>
              <w:right w:w="80" w:type="dxa"/>
            </w:tcMar>
            <w:vAlign w:val="center"/>
          </w:tcPr>
          <w:p w14:paraId="691E2FEA" w14:textId="77777777" w:rsidR="008B20BB" w:rsidRDefault="00000000">
            <w:pPr>
              <w:spacing w:after="0"/>
              <w:rPr>
                <w:ins w:id="1196" w:author="Claude" w:date="2026-10-02T09:00:00Z"/>
              </w:rPr>
            </w:pPr>
            <w:ins w:id="1197" w:author="Claude" w:date="2026-10-02T09:00:00Z">
              <w:r>
                <w:rPr>
                  <w:sz w:val="15"/>
                </w:rPr>
                <w:t>5</w:t>
              </w:r>
            </w:ins>
          </w:p>
        </w:tc>
        <w:tc>
          <w:tcPr>
            <w:tcW w:w="3300" w:type="dxa"/>
            <w:tcMar>
              <w:top w:w="80" w:type="dxa"/>
              <w:left w:w="80" w:type="dxa"/>
              <w:bottom w:w="80" w:type="dxa"/>
              <w:right w:w="80" w:type="dxa"/>
            </w:tcMar>
            <w:vAlign w:val="center"/>
          </w:tcPr>
          <w:p w14:paraId="46211FDD" w14:textId="77777777" w:rsidR="008B20BB" w:rsidRDefault="00000000">
            <w:pPr>
              <w:spacing w:after="0"/>
              <w:rPr>
                <w:ins w:id="1198" w:author="Claude" w:date="2026-10-02T09:00:00Z"/>
              </w:rPr>
            </w:pPr>
            <w:ins w:id="1199" w:author="Claude" w:date="2026-10-02T09:00:00Z">
              <w:r>
                <w:rPr>
                  <w:sz w:val="15"/>
                </w:rPr>
                <w:t>"Users rely on platform" measures adoption, not correctness</w:t>
              </w:r>
            </w:ins>
          </w:p>
        </w:tc>
        <w:tc>
          <w:tcPr>
            <w:tcW w:w="3000" w:type="dxa"/>
            <w:tcMar>
              <w:top w:w="80" w:type="dxa"/>
              <w:left w:w="80" w:type="dxa"/>
              <w:bottom w:w="80" w:type="dxa"/>
              <w:right w:w="80" w:type="dxa"/>
            </w:tcMar>
            <w:vAlign w:val="center"/>
          </w:tcPr>
          <w:p w14:paraId="7FD044C9" w14:textId="77777777" w:rsidR="008B20BB" w:rsidRDefault="00000000">
            <w:pPr>
              <w:spacing w:after="0"/>
              <w:rPr>
                <w:ins w:id="1200" w:author="Claude" w:date="2026-10-02T09:00:00Z"/>
              </w:rPr>
            </w:pPr>
            <w:ins w:id="1201" w:author="Claude" w:date="2026-10-02T09:00:00Z">
              <w:r>
                <w:rPr>
                  <w:sz w:val="15"/>
                </w:rPr>
                <w:t>A tool can be used and still be wrong</w:t>
              </w:r>
            </w:ins>
          </w:p>
        </w:tc>
        <w:tc>
          <w:tcPr>
            <w:tcW w:w="3474" w:type="dxa"/>
            <w:tcMar>
              <w:top w:w="80" w:type="dxa"/>
              <w:left w:w="80" w:type="dxa"/>
              <w:bottom w:w="80" w:type="dxa"/>
              <w:right w:w="80" w:type="dxa"/>
            </w:tcMar>
            <w:vAlign w:val="center"/>
          </w:tcPr>
          <w:p w14:paraId="73EBDB9C" w14:textId="77777777" w:rsidR="008B20BB" w:rsidRDefault="00000000">
            <w:pPr>
              <w:spacing w:after="0"/>
              <w:rPr>
                <w:ins w:id="1202" w:author="Claude" w:date="2026-10-02T09:00:00Z"/>
              </w:rPr>
            </w:pPr>
            <w:ins w:id="1203" w:author="Claude" w:date="2026-10-02T09:00:00Z">
              <w:r>
                <w:rPr>
                  <w:sz w:val="15"/>
                </w:rPr>
                <w:t>Days 61–90 exit criteria rewritten around acceptance, rework and override</w:t>
              </w:r>
            </w:ins>
          </w:p>
        </w:tc>
      </w:tr>
      <w:tr w:rsidR="008B20BB" w14:paraId="6A340441" w14:textId="77777777">
        <w:trPr>
          <w:cantSplit/>
          <w:jc w:val="center"/>
          <w:ins w:id="1204" w:author="Claude" w:date="2026-10-02T09:00:00Z"/>
        </w:trPr>
        <w:tc>
          <w:tcPr>
            <w:tcW w:w="450" w:type="dxa"/>
            <w:tcMar>
              <w:top w:w="80" w:type="dxa"/>
              <w:left w:w="80" w:type="dxa"/>
              <w:bottom w:w="80" w:type="dxa"/>
              <w:right w:w="80" w:type="dxa"/>
            </w:tcMar>
            <w:vAlign w:val="center"/>
          </w:tcPr>
          <w:p w14:paraId="6846AD53" w14:textId="77777777" w:rsidR="008B20BB" w:rsidRDefault="00000000">
            <w:pPr>
              <w:spacing w:after="0"/>
              <w:rPr>
                <w:ins w:id="1205" w:author="Claude" w:date="2026-10-02T09:00:00Z"/>
              </w:rPr>
            </w:pPr>
            <w:ins w:id="1206" w:author="Claude" w:date="2026-10-02T09:00:00Z">
              <w:r>
                <w:rPr>
                  <w:sz w:val="15"/>
                </w:rPr>
                <w:t>6</w:t>
              </w:r>
            </w:ins>
          </w:p>
        </w:tc>
        <w:tc>
          <w:tcPr>
            <w:tcW w:w="3300" w:type="dxa"/>
            <w:tcMar>
              <w:top w:w="80" w:type="dxa"/>
              <w:left w:w="80" w:type="dxa"/>
              <w:bottom w:w="80" w:type="dxa"/>
              <w:right w:w="80" w:type="dxa"/>
            </w:tcMar>
            <w:vAlign w:val="center"/>
          </w:tcPr>
          <w:p w14:paraId="7A74442E" w14:textId="77777777" w:rsidR="008B20BB" w:rsidRDefault="00000000">
            <w:pPr>
              <w:spacing w:after="0"/>
              <w:rPr>
                <w:ins w:id="1207" w:author="Claude" w:date="2026-10-02T09:00:00Z"/>
              </w:rPr>
            </w:pPr>
            <w:ins w:id="1208" w:author="Claude" w:date="2026-10-02T09:00:00Z">
              <w:r>
                <w:rPr>
                  <w:sz w:val="15"/>
                </w:rPr>
                <w:t>Precision and recall ignore the dollar cost of errors</w:t>
              </w:r>
            </w:ins>
          </w:p>
        </w:tc>
        <w:tc>
          <w:tcPr>
            <w:tcW w:w="3000" w:type="dxa"/>
            <w:tcMar>
              <w:top w:w="80" w:type="dxa"/>
              <w:left w:w="80" w:type="dxa"/>
              <w:bottom w:w="80" w:type="dxa"/>
              <w:right w:w="80" w:type="dxa"/>
            </w:tcMar>
            <w:vAlign w:val="center"/>
          </w:tcPr>
          <w:p w14:paraId="5968A2A7" w14:textId="77777777" w:rsidR="008B20BB" w:rsidRDefault="00000000">
            <w:pPr>
              <w:spacing w:after="0"/>
              <w:rPr>
                <w:ins w:id="1209" w:author="Claude" w:date="2026-10-02T09:00:00Z"/>
              </w:rPr>
            </w:pPr>
            <w:ins w:id="1210" w:author="Claude" w:date="2026-10-02T09:00:00Z">
              <w:r>
                <w:rPr>
                  <w:sz w:val="15"/>
                </w:rPr>
                <w:t>A few costly misses can outweigh many cheap hits</w:t>
              </w:r>
            </w:ins>
          </w:p>
        </w:tc>
        <w:tc>
          <w:tcPr>
            <w:tcW w:w="3474" w:type="dxa"/>
            <w:tcMar>
              <w:top w:w="80" w:type="dxa"/>
              <w:left w:w="80" w:type="dxa"/>
              <w:bottom w:w="80" w:type="dxa"/>
              <w:right w:w="80" w:type="dxa"/>
            </w:tcMar>
            <w:vAlign w:val="center"/>
          </w:tcPr>
          <w:p w14:paraId="1E34C9F2" w14:textId="77777777" w:rsidR="008B20BB" w:rsidRDefault="00000000">
            <w:pPr>
              <w:spacing w:after="0"/>
              <w:rPr>
                <w:ins w:id="1211" w:author="Claude" w:date="2026-10-02T09:00:00Z"/>
              </w:rPr>
            </w:pPr>
            <w:ins w:id="1212" w:author="Claude" w:date="2026-10-02T09:00:00Z">
              <w:r>
                <w:rPr>
                  <w:sz w:val="15"/>
                </w:rPr>
                <w:t>Dollar-weighted error cost required</w:t>
              </w:r>
            </w:ins>
          </w:p>
        </w:tc>
      </w:tr>
      <w:tr w:rsidR="008B20BB" w14:paraId="7EBF7EC1" w14:textId="77777777">
        <w:trPr>
          <w:cantSplit/>
          <w:jc w:val="center"/>
          <w:ins w:id="1213" w:author="Claude" w:date="2026-10-02T09:00:00Z"/>
        </w:trPr>
        <w:tc>
          <w:tcPr>
            <w:tcW w:w="450" w:type="dxa"/>
            <w:tcMar>
              <w:top w:w="80" w:type="dxa"/>
              <w:left w:w="80" w:type="dxa"/>
              <w:bottom w:w="80" w:type="dxa"/>
              <w:right w:w="80" w:type="dxa"/>
            </w:tcMar>
            <w:vAlign w:val="center"/>
          </w:tcPr>
          <w:p w14:paraId="68942C6B" w14:textId="77777777" w:rsidR="008B20BB" w:rsidRDefault="00000000">
            <w:pPr>
              <w:spacing w:after="0"/>
              <w:rPr>
                <w:ins w:id="1214" w:author="Claude" w:date="2026-10-02T09:00:00Z"/>
              </w:rPr>
            </w:pPr>
            <w:ins w:id="1215" w:author="Claude" w:date="2026-10-02T09:00:00Z">
              <w:r>
                <w:rPr>
                  <w:sz w:val="15"/>
                </w:rPr>
                <w:t>7</w:t>
              </w:r>
            </w:ins>
          </w:p>
        </w:tc>
        <w:tc>
          <w:tcPr>
            <w:tcW w:w="3300" w:type="dxa"/>
            <w:tcMar>
              <w:top w:w="80" w:type="dxa"/>
              <w:left w:w="80" w:type="dxa"/>
              <w:bottom w:w="80" w:type="dxa"/>
              <w:right w:w="80" w:type="dxa"/>
            </w:tcMar>
            <w:vAlign w:val="center"/>
          </w:tcPr>
          <w:p w14:paraId="1778F9E9" w14:textId="77777777" w:rsidR="008B20BB" w:rsidRDefault="00000000">
            <w:pPr>
              <w:spacing w:after="0"/>
              <w:rPr>
                <w:ins w:id="1216" w:author="Claude" w:date="2026-10-02T09:00:00Z"/>
              </w:rPr>
            </w:pPr>
            <w:ins w:id="1217" w:author="Claude" w:date="2026-10-02T09:00:00Z">
              <w:r>
                <w:rPr>
                  <w:sz w:val="15"/>
                </w:rPr>
                <w:t>Rollback was assumed for every action</w:t>
              </w:r>
            </w:ins>
          </w:p>
        </w:tc>
        <w:tc>
          <w:tcPr>
            <w:tcW w:w="3000" w:type="dxa"/>
            <w:tcMar>
              <w:top w:w="80" w:type="dxa"/>
              <w:left w:w="80" w:type="dxa"/>
              <w:bottom w:w="80" w:type="dxa"/>
              <w:right w:w="80" w:type="dxa"/>
            </w:tcMar>
            <w:vAlign w:val="center"/>
          </w:tcPr>
          <w:p w14:paraId="17182ED9" w14:textId="77777777" w:rsidR="008B20BB" w:rsidRDefault="00000000">
            <w:pPr>
              <w:spacing w:after="0"/>
              <w:rPr>
                <w:ins w:id="1218" w:author="Claude" w:date="2026-10-02T09:00:00Z"/>
              </w:rPr>
            </w:pPr>
            <w:ins w:id="1219" w:author="Claude" w:date="2026-10-02T09:00:00Z">
              <w:r>
                <w:rPr>
                  <w:sz w:val="15"/>
                </w:rPr>
                <w:t>Submitted claims and appeals cannot be undone</w:t>
              </w:r>
            </w:ins>
          </w:p>
        </w:tc>
        <w:tc>
          <w:tcPr>
            <w:tcW w:w="3474" w:type="dxa"/>
            <w:tcMar>
              <w:top w:w="80" w:type="dxa"/>
              <w:left w:w="80" w:type="dxa"/>
              <w:bottom w:w="80" w:type="dxa"/>
              <w:right w:w="80" w:type="dxa"/>
            </w:tcMar>
            <w:vAlign w:val="center"/>
          </w:tcPr>
          <w:p w14:paraId="15C9EE16" w14:textId="77777777" w:rsidR="008B20BB" w:rsidRDefault="00000000">
            <w:pPr>
              <w:spacing w:after="0"/>
              <w:rPr>
                <w:ins w:id="1220" w:author="Claude" w:date="2026-10-02T09:00:00Z"/>
              </w:rPr>
            </w:pPr>
            <w:ins w:id="1221" w:author="Claude" w:date="2026-10-02T09:00:00Z">
              <w:r>
                <w:rPr>
                  <w:sz w:val="15"/>
                </w:rPr>
                <w:t>Reversibility class per action; irreversible actions stay at L2</w:t>
              </w:r>
            </w:ins>
          </w:p>
        </w:tc>
      </w:tr>
      <w:tr w:rsidR="008B20BB" w14:paraId="3690DDFA" w14:textId="77777777">
        <w:trPr>
          <w:cantSplit/>
          <w:jc w:val="center"/>
          <w:ins w:id="1222" w:author="Claude" w:date="2026-10-02T09:00:00Z"/>
        </w:trPr>
        <w:tc>
          <w:tcPr>
            <w:tcW w:w="450" w:type="dxa"/>
            <w:tcMar>
              <w:top w:w="80" w:type="dxa"/>
              <w:left w:w="80" w:type="dxa"/>
              <w:bottom w:w="80" w:type="dxa"/>
              <w:right w:w="80" w:type="dxa"/>
            </w:tcMar>
            <w:vAlign w:val="center"/>
          </w:tcPr>
          <w:p w14:paraId="136EBE3B" w14:textId="77777777" w:rsidR="008B20BB" w:rsidRDefault="00000000">
            <w:pPr>
              <w:spacing w:after="0"/>
              <w:rPr>
                <w:ins w:id="1223" w:author="Claude" w:date="2026-10-02T09:00:00Z"/>
              </w:rPr>
            </w:pPr>
            <w:ins w:id="1224" w:author="Claude" w:date="2026-10-02T09:00:00Z">
              <w:r>
                <w:rPr>
                  <w:sz w:val="15"/>
                </w:rPr>
                <w:t>8</w:t>
              </w:r>
            </w:ins>
          </w:p>
        </w:tc>
        <w:tc>
          <w:tcPr>
            <w:tcW w:w="3300" w:type="dxa"/>
            <w:tcMar>
              <w:top w:w="80" w:type="dxa"/>
              <w:left w:w="80" w:type="dxa"/>
              <w:bottom w:w="80" w:type="dxa"/>
              <w:right w:w="80" w:type="dxa"/>
            </w:tcMar>
            <w:vAlign w:val="center"/>
          </w:tcPr>
          <w:p w14:paraId="1A84AAB0" w14:textId="77777777" w:rsidR="008B20BB" w:rsidRDefault="00000000">
            <w:pPr>
              <w:spacing w:after="0"/>
              <w:rPr>
                <w:ins w:id="1225" w:author="Claude" w:date="2026-10-02T09:00:00Z"/>
              </w:rPr>
            </w:pPr>
            <w:ins w:id="1226" w:author="Claude" w:date="2026-10-02T09:00:00Z">
              <w:r>
                <w:rPr>
                  <w:sz w:val="15"/>
                </w:rPr>
                <w:t>A control group could withhold deadline-critical work</w:t>
              </w:r>
            </w:ins>
          </w:p>
        </w:tc>
        <w:tc>
          <w:tcPr>
            <w:tcW w:w="3000" w:type="dxa"/>
            <w:tcMar>
              <w:top w:w="80" w:type="dxa"/>
              <w:left w:w="80" w:type="dxa"/>
              <w:bottom w:w="80" w:type="dxa"/>
              <w:right w:w="80" w:type="dxa"/>
            </w:tcMar>
            <w:vAlign w:val="center"/>
          </w:tcPr>
          <w:p w14:paraId="6E94DFD3" w14:textId="77777777" w:rsidR="008B20BB" w:rsidRDefault="00000000">
            <w:pPr>
              <w:spacing w:after="0"/>
              <w:rPr>
                <w:ins w:id="1227" w:author="Claude" w:date="2026-10-02T09:00:00Z"/>
              </w:rPr>
            </w:pPr>
            <w:ins w:id="1228" w:author="Claude" w:date="2026-10-02T09:00:00Z">
              <w:r>
                <w:rPr>
                  <w:sz w:val="15"/>
                </w:rPr>
                <w:t>Missed appeal or filing deadlines cause real loss</w:t>
              </w:r>
            </w:ins>
          </w:p>
        </w:tc>
        <w:tc>
          <w:tcPr>
            <w:tcW w:w="3474" w:type="dxa"/>
            <w:tcMar>
              <w:top w:w="80" w:type="dxa"/>
              <w:left w:w="80" w:type="dxa"/>
              <w:bottom w:w="80" w:type="dxa"/>
              <w:right w:w="80" w:type="dxa"/>
            </w:tcMar>
            <w:vAlign w:val="center"/>
          </w:tcPr>
          <w:p w14:paraId="605BA334" w14:textId="77777777" w:rsidR="008B20BB" w:rsidRDefault="00000000">
            <w:pPr>
              <w:spacing w:after="0"/>
              <w:rPr>
                <w:ins w:id="1229" w:author="Claude" w:date="2026-10-02T09:00:00Z"/>
              </w:rPr>
            </w:pPr>
            <w:ins w:id="1230" w:author="Claude" w:date="2026-10-02T09:00:00Z">
              <w:r>
                <w:rPr>
                  <w:sz w:val="15"/>
                </w:rPr>
                <w:t>Staged rollout or matched comparison; deadline-critical items never withheld</w:t>
              </w:r>
            </w:ins>
          </w:p>
        </w:tc>
      </w:tr>
      <w:tr w:rsidR="008B20BB" w14:paraId="0130F637" w14:textId="77777777">
        <w:trPr>
          <w:cantSplit/>
          <w:jc w:val="center"/>
          <w:ins w:id="1231" w:author="Claude" w:date="2026-10-02T09:00:00Z"/>
        </w:trPr>
        <w:tc>
          <w:tcPr>
            <w:tcW w:w="450" w:type="dxa"/>
            <w:tcMar>
              <w:top w:w="80" w:type="dxa"/>
              <w:left w:w="80" w:type="dxa"/>
              <w:bottom w:w="80" w:type="dxa"/>
              <w:right w:w="80" w:type="dxa"/>
            </w:tcMar>
            <w:vAlign w:val="center"/>
          </w:tcPr>
          <w:p w14:paraId="6EA0A2B9" w14:textId="77777777" w:rsidR="008B20BB" w:rsidRDefault="00000000">
            <w:pPr>
              <w:spacing w:after="0"/>
              <w:rPr>
                <w:ins w:id="1232" w:author="Claude" w:date="2026-10-02T09:00:00Z"/>
              </w:rPr>
            </w:pPr>
            <w:ins w:id="1233" w:author="Claude" w:date="2026-10-02T09:00:00Z">
              <w:r>
                <w:rPr>
                  <w:sz w:val="15"/>
                </w:rPr>
                <w:t>9</w:t>
              </w:r>
            </w:ins>
          </w:p>
        </w:tc>
        <w:tc>
          <w:tcPr>
            <w:tcW w:w="3300" w:type="dxa"/>
            <w:tcMar>
              <w:top w:w="80" w:type="dxa"/>
              <w:left w:w="80" w:type="dxa"/>
              <w:bottom w:w="80" w:type="dxa"/>
              <w:right w:w="80" w:type="dxa"/>
            </w:tcMar>
            <w:vAlign w:val="center"/>
          </w:tcPr>
          <w:p w14:paraId="238F8A6C" w14:textId="77777777" w:rsidR="008B20BB" w:rsidRDefault="00000000">
            <w:pPr>
              <w:spacing w:after="0"/>
              <w:rPr>
                <w:ins w:id="1234" w:author="Claude" w:date="2026-10-02T09:00:00Z"/>
              </w:rPr>
            </w:pPr>
            <w:ins w:id="1235" w:author="Claude" w:date="2026-10-02T09:00:00Z">
              <w:r>
                <w:rPr>
                  <w:sz w:val="15"/>
                </w:rPr>
                <w:t>Evidence from two or three partners may not generalize; second partner arrives in Days 151–180</w:t>
              </w:r>
            </w:ins>
          </w:p>
        </w:tc>
        <w:tc>
          <w:tcPr>
            <w:tcW w:w="3000" w:type="dxa"/>
            <w:tcMar>
              <w:top w:w="80" w:type="dxa"/>
              <w:left w:w="80" w:type="dxa"/>
              <w:bottom w:w="80" w:type="dxa"/>
              <w:right w:w="80" w:type="dxa"/>
            </w:tcMar>
            <w:vAlign w:val="center"/>
          </w:tcPr>
          <w:p w14:paraId="54BE0469" w14:textId="77777777" w:rsidR="008B20BB" w:rsidRDefault="00000000">
            <w:pPr>
              <w:spacing w:after="0"/>
              <w:rPr>
                <w:ins w:id="1236" w:author="Claude" w:date="2026-10-02T09:00:00Z"/>
              </w:rPr>
            </w:pPr>
            <w:ins w:id="1237" w:author="Claude" w:date="2026-10-02T09:00:00Z">
              <w:r>
                <w:rPr>
                  <w:sz w:val="15"/>
                </w:rPr>
                <w:t>Portability is untested until the end</w:t>
              </w:r>
            </w:ins>
          </w:p>
        </w:tc>
        <w:tc>
          <w:tcPr>
            <w:tcW w:w="3474" w:type="dxa"/>
            <w:tcMar>
              <w:top w:w="80" w:type="dxa"/>
              <w:left w:w="80" w:type="dxa"/>
              <w:bottom w:w="80" w:type="dxa"/>
              <w:right w:w="80" w:type="dxa"/>
            </w:tcMar>
            <w:vAlign w:val="center"/>
          </w:tcPr>
          <w:p w14:paraId="18BC0C4F" w14:textId="77777777" w:rsidR="008B20BB" w:rsidRDefault="00000000">
            <w:pPr>
              <w:spacing w:after="0"/>
              <w:rPr>
                <w:ins w:id="1238" w:author="Claude" w:date="2026-10-02T09:00:00Z"/>
              </w:rPr>
            </w:pPr>
            <w:ins w:id="1239" w:author="Claude" w:date="2026-10-02T09:00:00Z">
              <w:r>
                <w:rPr>
                  <w:sz w:val="15"/>
                </w:rPr>
                <w:t>Second partner’s data ingested read-only during shadow mode; per-client validation</w:t>
              </w:r>
            </w:ins>
          </w:p>
        </w:tc>
      </w:tr>
      <w:tr w:rsidR="008B20BB" w14:paraId="2DD14FEA" w14:textId="77777777">
        <w:trPr>
          <w:cantSplit/>
          <w:jc w:val="center"/>
          <w:ins w:id="1240" w:author="Claude" w:date="2026-10-02T09:00:00Z"/>
        </w:trPr>
        <w:tc>
          <w:tcPr>
            <w:tcW w:w="450" w:type="dxa"/>
            <w:tcMar>
              <w:top w:w="80" w:type="dxa"/>
              <w:left w:w="80" w:type="dxa"/>
              <w:bottom w:w="80" w:type="dxa"/>
              <w:right w:w="80" w:type="dxa"/>
            </w:tcMar>
            <w:vAlign w:val="center"/>
          </w:tcPr>
          <w:p w14:paraId="4E624258" w14:textId="77777777" w:rsidR="008B20BB" w:rsidRDefault="00000000">
            <w:pPr>
              <w:spacing w:after="0"/>
              <w:rPr>
                <w:ins w:id="1241" w:author="Claude" w:date="2026-10-02T09:00:00Z"/>
              </w:rPr>
            </w:pPr>
            <w:ins w:id="1242" w:author="Claude" w:date="2026-10-02T09:00:00Z">
              <w:r>
                <w:rPr>
                  <w:sz w:val="15"/>
                </w:rPr>
                <w:t>10</w:t>
              </w:r>
            </w:ins>
          </w:p>
        </w:tc>
        <w:tc>
          <w:tcPr>
            <w:tcW w:w="3300" w:type="dxa"/>
            <w:tcMar>
              <w:top w:w="80" w:type="dxa"/>
              <w:left w:w="80" w:type="dxa"/>
              <w:bottom w:w="80" w:type="dxa"/>
              <w:right w:w="80" w:type="dxa"/>
            </w:tcMar>
            <w:vAlign w:val="center"/>
          </w:tcPr>
          <w:p w14:paraId="2A9803D0" w14:textId="77777777" w:rsidR="008B20BB" w:rsidRDefault="00000000">
            <w:pPr>
              <w:spacing w:after="0"/>
              <w:rPr>
                <w:ins w:id="1243" w:author="Claude" w:date="2026-10-02T09:00:00Z"/>
              </w:rPr>
            </w:pPr>
            <w:ins w:id="1244" w:author="Claude" w:date="2026-10-02T09:00:00Z">
              <w:r>
                <w:rPr>
                  <w:sz w:val="15"/>
                </w:rPr>
                <w:t>Human approval can become rubber-stamping</w:t>
              </w:r>
            </w:ins>
          </w:p>
        </w:tc>
        <w:tc>
          <w:tcPr>
            <w:tcW w:w="3000" w:type="dxa"/>
            <w:tcMar>
              <w:top w:w="80" w:type="dxa"/>
              <w:left w:w="80" w:type="dxa"/>
              <w:bottom w:w="80" w:type="dxa"/>
              <w:right w:w="80" w:type="dxa"/>
            </w:tcMar>
            <w:vAlign w:val="center"/>
          </w:tcPr>
          <w:p w14:paraId="24D6F956" w14:textId="77777777" w:rsidR="008B20BB" w:rsidRDefault="00000000">
            <w:pPr>
              <w:spacing w:after="0"/>
              <w:rPr>
                <w:ins w:id="1245" w:author="Claude" w:date="2026-10-02T09:00:00Z"/>
              </w:rPr>
            </w:pPr>
            <w:ins w:id="1246" w:author="Claude" w:date="2026-10-02T09:00:00Z">
              <w:r>
                <w:rPr>
                  <w:sz w:val="15"/>
                </w:rPr>
                <w:t>Undermines the L2 and L3 safety model</w:t>
              </w:r>
            </w:ins>
          </w:p>
        </w:tc>
        <w:tc>
          <w:tcPr>
            <w:tcW w:w="3474" w:type="dxa"/>
            <w:tcMar>
              <w:top w:w="80" w:type="dxa"/>
              <w:left w:w="80" w:type="dxa"/>
              <w:bottom w:w="80" w:type="dxa"/>
              <w:right w:w="80" w:type="dxa"/>
            </w:tcMar>
            <w:vAlign w:val="center"/>
          </w:tcPr>
          <w:p w14:paraId="6628299D" w14:textId="77777777" w:rsidR="008B20BB" w:rsidRDefault="00000000">
            <w:pPr>
              <w:spacing w:after="0"/>
              <w:rPr>
                <w:ins w:id="1247" w:author="Claude" w:date="2026-10-02T09:00:00Z"/>
              </w:rPr>
            </w:pPr>
            <w:ins w:id="1248" w:author="Claude" w:date="2026-10-02T09:00:00Z">
              <w:r>
                <w:rPr>
                  <w:sz w:val="15"/>
                </w:rPr>
                <w:t>Independent audit sample; reviewer agreement tracking</w:t>
              </w:r>
            </w:ins>
          </w:p>
        </w:tc>
      </w:tr>
      <w:tr w:rsidR="008B20BB" w14:paraId="3B312AD8" w14:textId="77777777">
        <w:trPr>
          <w:cantSplit/>
          <w:jc w:val="center"/>
          <w:ins w:id="1249" w:author="Claude" w:date="2026-10-02T09:00:00Z"/>
        </w:trPr>
        <w:tc>
          <w:tcPr>
            <w:tcW w:w="450" w:type="dxa"/>
            <w:tcMar>
              <w:top w:w="80" w:type="dxa"/>
              <w:left w:w="80" w:type="dxa"/>
              <w:bottom w:w="80" w:type="dxa"/>
              <w:right w:w="80" w:type="dxa"/>
            </w:tcMar>
            <w:vAlign w:val="center"/>
          </w:tcPr>
          <w:p w14:paraId="51F3A2B7" w14:textId="77777777" w:rsidR="008B20BB" w:rsidRDefault="00000000">
            <w:pPr>
              <w:spacing w:after="0"/>
              <w:rPr>
                <w:ins w:id="1250" w:author="Claude" w:date="2026-10-02T09:00:00Z"/>
              </w:rPr>
            </w:pPr>
            <w:ins w:id="1251" w:author="Claude" w:date="2026-10-02T09:00:00Z">
              <w:r>
                <w:rPr>
                  <w:sz w:val="15"/>
                </w:rPr>
                <w:t>11</w:t>
              </w:r>
            </w:ins>
          </w:p>
        </w:tc>
        <w:tc>
          <w:tcPr>
            <w:tcW w:w="3300" w:type="dxa"/>
            <w:tcMar>
              <w:top w:w="80" w:type="dxa"/>
              <w:left w:w="80" w:type="dxa"/>
              <w:bottom w:w="80" w:type="dxa"/>
              <w:right w:w="80" w:type="dxa"/>
            </w:tcMar>
            <w:vAlign w:val="center"/>
          </w:tcPr>
          <w:p w14:paraId="0AB6371A" w14:textId="77777777" w:rsidR="008B20BB" w:rsidRDefault="00000000">
            <w:pPr>
              <w:spacing w:after="0"/>
              <w:rPr>
                <w:ins w:id="1252" w:author="Claude" w:date="2026-10-02T09:00:00Z"/>
              </w:rPr>
            </w:pPr>
            <w:ins w:id="1253" w:author="Claude" w:date="2026-10-02T09:00:00Z">
              <w:r>
                <w:rPr>
                  <w:sz w:val="15"/>
                </w:rPr>
                <w:t>No build rules for test corpora, versioned policy, replay, failure injection or release records</w:t>
              </w:r>
            </w:ins>
          </w:p>
        </w:tc>
        <w:tc>
          <w:tcPr>
            <w:tcW w:w="3000" w:type="dxa"/>
            <w:tcMar>
              <w:top w:w="80" w:type="dxa"/>
              <w:left w:w="80" w:type="dxa"/>
              <w:bottom w:w="80" w:type="dxa"/>
              <w:right w:w="80" w:type="dxa"/>
            </w:tcMar>
            <w:vAlign w:val="center"/>
          </w:tcPr>
          <w:p w14:paraId="0B6C9426" w14:textId="77777777" w:rsidR="008B20BB" w:rsidRDefault="00000000">
            <w:pPr>
              <w:spacing w:after="0"/>
              <w:rPr>
                <w:ins w:id="1254" w:author="Claude" w:date="2026-10-02T09:00:00Z"/>
              </w:rPr>
            </w:pPr>
            <w:ins w:id="1255" w:author="Claude" w:date="2026-10-02T09:00:00Z">
              <w:r>
                <w:rPr>
                  <w:sz w:val="15"/>
                </w:rPr>
                <w:t>Reliability and auditability depend on them</w:t>
              </w:r>
            </w:ins>
          </w:p>
        </w:tc>
        <w:tc>
          <w:tcPr>
            <w:tcW w:w="3474" w:type="dxa"/>
            <w:tcMar>
              <w:top w:w="80" w:type="dxa"/>
              <w:left w:w="80" w:type="dxa"/>
              <w:bottom w:w="80" w:type="dxa"/>
              <w:right w:w="80" w:type="dxa"/>
            </w:tcMar>
            <w:vAlign w:val="center"/>
          </w:tcPr>
          <w:p w14:paraId="5F7C3604" w14:textId="77777777" w:rsidR="008B20BB" w:rsidRDefault="00000000">
            <w:pPr>
              <w:spacing w:after="0"/>
              <w:rPr>
                <w:ins w:id="1256" w:author="Claude" w:date="2026-10-02T09:00:00Z"/>
              </w:rPr>
            </w:pPr>
            <w:ins w:id="1257" w:author="Claude" w:date="2026-10-02T09:00:00Z">
              <w:r>
                <w:rPr>
                  <w:sz w:val="15"/>
                </w:rPr>
                <w:t>Section 11B build rules and release gates G0–G5</w:t>
              </w:r>
            </w:ins>
          </w:p>
        </w:tc>
      </w:tr>
      <w:tr w:rsidR="008B20BB" w14:paraId="6EAD2A88" w14:textId="77777777">
        <w:trPr>
          <w:cantSplit/>
          <w:jc w:val="center"/>
          <w:ins w:id="1258" w:author="Claude" w:date="2026-10-02T09:00:00Z"/>
        </w:trPr>
        <w:tc>
          <w:tcPr>
            <w:tcW w:w="450" w:type="dxa"/>
            <w:tcMar>
              <w:top w:w="80" w:type="dxa"/>
              <w:left w:w="80" w:type="dxa"/>
              <w:bottom w:w="80" w:type="dxa"/>
              <w:right w:w="80" w:type="dxa"/>
            </w:tcMar>
            <w:vAlign w:val="center"/>
          </w:tcPr>
          <w:p w14:paraId="68456FD1" w14:textId="77777777" w:rsidR="008B20BB" w:rsidRDefault="00000000">
            <w:pPr>
              <w:spacing w:after="0"/>
              <w:rPr>
                <w:ins w:id="1259" w:author="Claude" w:date="2026-10-02T09:00:00Z"/>
              </w:rPr>
            </w:pPr>
            <w:ins w:id="1260" w:author="Claude" w:date="2026-10-02T09:00:00Z">
              <w:r>
                <w:rPr>
                  <w:sz w:val="15"/>
                </w:rPr>
                <w:t>12</w:t>
              </w:r>
            </w:ins>
          </w:p>
        </w:tc>
        <w:tc>
          <w:tcPr>
            <w:tcW w:w="3300" w:type="dxa"/>
            <w:tcMar>
              <w:top w:w="80" w:type="dxa"/>
              <w:left w:w="80" w:type="dxa"/>
              <w:bottom w:w="80" w:type="dxa"/>
              <w:right w:w="80" w:type="dxa"/>
            </w:tcMar>
            <w:vAlign w:val="center"/>
          </w:tcPr>
          <w:p w14:paraId="4ADF8C7A" w14:textId="77777777" w:rsidR="008B20BB" w:rsidRDefault="00000000">
            <w:pPr>
              <w:spacing w:after="0"/>
              <w:rPr>
                <w:ins w:id="1261" w:author="Claude" w:date="2026-10-02T09:00:00Z"/>
              </w:rPr>
            </w:pPr>
            <w:ins w:id="1262" w:author="Claude" w:date="2026-10-02T09:00:00Z">
              <w:r>
                <w:rPr>
                  <w:sz w:val="15"/>
                </w:rPr>
                <w:t>Write-back conflicted with claim auto-correction in the MVP</w:t>
              </w:r>
            </w:ins>
          </w:p>
        </w:tc>
        <w:tc>
          <w:tcPr>
            <w:tcW w:w="3000" w:type="dxa"/>
            <w:tcMar>
              <w:top w:w="80" w:type="dxa"/>
              <w:left w:w="80" w:type="dxa"/>
              <w:bottom w:w="80" w:type="dxa"/>
              <w:right w:w="80" w:type="dxa"/>
            </w:tcMar>
            <w:vAlign w:val="center"/>
          </w:tcPr>
          <w:p w14:paraId="7D1CFF34" w14:textId="77777777" w:rsidR="008B20BB" w:rsidRDefault="00000000">
            <w:pPr>
              <w:spacing w:after="0"/>
              <w:rPr>
                <w:ins w:id="1263" w:author="Claude" w:date="2026-10-02T09:00:00Z"/>
              </w:rPr>
            </w:pPr>
            <w:ins w:id="1264" w:author="Claude" w:date="2026-10-02T09:00:00Z">
              <w:r>
                <w:rPr>
                  <w:sz w:val="15"/>
                </w:rPr>
                <w:t>Contradictory build scope</w:t>
              </w:r>
            </w:ins>
          </w:p>
        </w:tc>
        <w:tc>
          <w:tcPr>
            <w:tcW w:w="3474" w:type="dxa"/>
            <w:tcMar>
              <w:top w:w="80" w:type="dxa"/>
              <w:left w:w="80" w:type="dxa"/>
              <w:bottom w:w="80" w:type="dxa"/>
              <w:right w:w="80" w:type="dxa"/>
            </w:tcMar>
            <w:vAlign w:val="center"/>
          </w:tcPr>
          <w:p w14:paraId="5C777AC1" w14:textId="77777777" w:rsidR="008B20BB" w:rsidRDefault="00000000">
            <w:pPr>
              <w:spacing w:after="0"/>
              <w:rPr>
                <w:ins w:id="1265" w:author="Claude" w:date="2026-10-02T09:00:00Z"/>
              </w:rPr>
            </w:pPr>
            <w:ins w:id="1266" w:author="Claude" w:date="2026-10-02T09:00:00Z">
              <w:r>
                <w:rPr>
                  <w:sz w:val="15"/>
                </w:rPr>
                <w:t>Corrections resubmitted via clearinghouse; PM write-back limited to tasks and notes</w:t>
              </w:r>
            </w:ins>
          </w:p>
        </w:tc>
      </w:tr>
      <w:tr w:rsidR="008B20BB" w14:paraId="56B982D7" w14:textId="77777777">
        <w:trPr>
          <w:cantSplit/>
          <w:jc w:val="center"/>
          <w:ins w:id="1267" w:author="Claude" w:date="2026-10-02T09:00:00Z"/>
        </w:trPr>
        <w:tc>
          <w:tcPr>
            <w:tcW w:w="450" w:type="dxa"/>
            <w:tcMar>
              <w:top w:w="80" w:type="dxa"/>
              <w:left w:w="80" w:type="dxa"/>
              <w:bottom w:w="80" w:type="dxa"/>
              <w:right w:w="80" w:type="dxa"/>
            </w:tcMar>
            <w:vAlign w:val="center"/>
          </w:tcPr>
          <w:p w14:paraId="04459D3E" w14:textId="77777777" w:rsidR="008B20BB" w:rsidRDefault="00000000">
            <w:pPr>
              <w:spacing w:after="0"/>
              <w:rPr>
                <w:ins w:id="1268" w:author="Claude" w:date="2026-10-02T09:00:00Z"/>
              </w:rPr>
            </w:pPr>
            <w:ins w:id="1269" w:author="Claude" w:date="2026-10-02T09:00:00Z">
              <w:r>
                <w:rPr>
                  <w:sz w:val="15"/>
                </w:rPr>
                <w:t>13</w:t>
              </w:r>
            </w:ins>
          </w:p>
        </w:tc>
        <w:tc>
          <w:tcPr>
            <w:tcW w:w="3300" w:type="dxa"/>
            <w:tcMar>
              <w:top w:w="80" w:type="dxa"/>
              <w:left w:w="80" w:type="dxa"/>
              <w:bottom w:w="80" w:type="dxa"/>
              <w:right w:w="80" w:type="dxa"/>
            </w:tcMar>
            <w:vAlign w:val="center"/>
          </w:tcPr>
          <w:p w14:paraId="7DAE147C" w14:textId="77777777" w:rsidR="008B20BB" w:rsidRDefault="00000000">
            <w:pPr>
              <w:spacing w:after="0"/>
              <w:rPr>
                <w:ins w:id="1270" w:author="Claude" w:date="2026-10-02T09:00:00Z"/>
              </w:rPr>
            </w:pPr>
            <w:ins w:id="1271" w:author="Claude" w:date="2026-10-02T09:00:00Z">
              <w:r>
                <w:rPr>
                  <w:sz w:val="15"/>
                </w:rPr>
                <w:t>Tenant model and model-hosting decisions came after the work that depends on them</w:t>
              </w:r>
            </w:ins>
          </w:p>
        </w:tc>
        <w:tc>
          <w:tcPr>
            <w:tcW w:w="3000" w:type="dxa"/>
            <w:tcMar>
              <w:top w:w="80" w:type="dxa"/>
              <w:left w:w="80" w:type="dxa"/>
              <w:bottom w:w="80" w:type="dxa"/>
              <w:right w:w="80" w:type="dxa"/>
            </w:tcMar>
            <w:vAlign w:val="center"/>
          </w:tcPr>
          <w:p w14:paraId="1A54C565" w14:textId="77777777" w:rsidR="008B20BB" w:rsidRDefault="00000000">
            <w:pPr>
              <w:spacing w:after="0"/>
              <w:rPr>
                <w:ins w:id="1272" w:author="Claude" w:date="2026-10-02T09:00:00Z"/>
              </w:rPr>
            </w:pPr>
            <w:ins w:id="1273" w:author="Claude" w:date="2026-10-02T09:00:00Z">
              <w:r>
                <w:rPr>
                  <w:sz w:val="15"/>
                </w:rPr>
                <w:t>Rework of schema and PHI exposure</w:t>
              </w:r>
            </w:ins>
          </w:p>
        </w:tc>
        <w:tc>
          <w:tcPr>
            <w:tcW w:w="3474" w:type="dxa"/>
            <w:tcMar>
              <w:top w:w="80" w:type="dxa"/>
              <w:left w:w="80" w:type="dxa"/>
              <w:bottom w:w="80" w:type="dxa"/>
              <w:right w:w="80" w:type="dxa"/>
            </w:tcMar>
            <w:vAlign w:val="center"/>
          </w:tcPr>
          <w:p w14:paraId="41258058" w14:textId="77777777" w:rsidR="008B20BB" w:rsidRDefault="00000000">
            <w:pPr>
              <w:spacing w:after="0"/>
              <w:rPr>
                <w:ins w:id="1274" w:author="Claude" w:date="2026-10-02T09:00:00Z"/>
              </w:rPr>
            </w:pPr>
            <w:ins w:id="1275" w:author="Claude" w:date="2026-10-02T09:00:00Z">
              <w:r>
                <w:rPr>
                  <w:sz w:val="15"/>
                </w:rPr>
                <w:t>Decision dates moved earlier in Section 12</w:t>
              </w:r>
            </w:ins>
          </w:p>
        </w:tc>
      </w:tr>
      <w:tr w:rsidR="008B20BB" w14:paraId="54E03F57" w14:textId="77777777">
        <w:trPr>
          <w:cantSplit/>
          <w:jc w:val="center"/>
          <w:ins w:id="1276" w:author="Claude" w:date="2026-10-02T09:00:00Z"/>
        </w:trPr>
        <w:tc>
          <w:tcPr>
            <w:tcW w:w="450" w:type="dxa"/>
            <w:tcMar>
              <w:top w:w="80" w:type="dxa"/>
              <w:left w:w="80" w:type="dxa"/>
              <w:bottom w:w="80" w:type="dxa"/>
              <w:right w:w="80" w:type="dxa"/>
            </w:tcMar>
            <w:vAlign w:val="center"/>
          </w:tcPr>
          <w:p w14:paraId="25DD47E6" w14:textId="77777777" w:rsidR="008B20BB" w:rsidRDefault="00000000">
            <w:pPr>
              <w:spacing w:after="0"/>
              <w:rPr>
                <w:ins w:id="1277" w:author="Claude" w:date="2026-10-02T09:00:00Z"/>
              </w:rPr>
            </w:pPr>
            <w:ins w:id="1278" w:author="Claude" w:date="2026-10-02T09:00:00Z">
              <w:r>
                <w:rPr>
                  <w:sz w:val="15"/>
                </w:rPr>
                <w:t>14</w:t>
              </w:r>
            </w:ins>
          </w:p>
        </w:tc>
        <w:tc>
          <w:tcPr>
            <w:tcW w:w="3300" w:type="dxa"/>
            <w:tcMar>
              <w:top w:w="80" w:type="dxa"/>
              <w:left w:w="80" w:type="dxa"/>
              <w:bottom w:w="80" w:type="dxa"/>
              <w:right w:w="80" w:type="dxa"/>
            </w:tcMar>
            <w:vAlign w:val="center"/>
          </w:tcPr>
          <w:p w14:paraId="351C1B92" w14:textId="77777777" w:rsidR="008B20BB" w:rsidRDefault="00000000">
            <w:pPr>
              <w:spacing w:after="0"/>
              <w:rPr>
                <w:ins w:id="1279" w:author="Claude" w:date="2026-10-02T09:00:00Z"/>
              </w:rPr>
            </w:pPr>
            <w:ins w:id="1280" w:author="Claude" w:date="2026-10-02T09:00:00Z">
              <w:r>
                <w:rPr>
                  <w:sz w:val="15"/>
                </w:rPr>
                <w:t>Earlier draft of this revision contained placeholder figures (targets, thresholds, fees)</w:t>
              </w:r>
            </w:ins>
          </w:p>
        </w:tc>
        <w:tc>
          <w:tcPr>
            <w:tcW w:w="3000" w:type="dxa"/>
            <w:tcMar>
              <w:top w:w="80" w:type="dxa"/>
              <w:left w:w="80" w:type="dxa"/>
              <w:bottom w:w="80" w:type="dxa"/>
              <w:right w:w="80" w:type="dxa"/>
            </w:tcMar>
            <w:vAlign w:val="center"/>
          </w:tcPr>
          <w:p w14:paraId="125A81CA" w14:textId="77777777" w:rsidR="008B20BB" w:rsidRDefault="00000000">
            <w:pPr>
              <w:spacing w:after="0"/>
              <w:rPr>
                <w:ins w:id="1281" w:author="Claude" w:date="2026-10-02T09:00:00Z"/>
              </w:rPr>
            </w:pPr>
            <w:ins w:id="1282" w:author="Claude" w:date="2026-10-02T09:00:00Z">
              <w:r>
                <w:rPr>
                  <w:sz w:val="15"/>
                </w:rPr>
                <w:t>Unsupported numbers can become commitments</w:t>
              </w:r>
            </w:ins>
          </w:p>
        </w:tc>
        <w:tc>
          <w:tcPr>
            <w:tcW w:w="3474" w:type="dxa"/>
            <w:tcMar>
              <w:top w:w="80" w:type="dxa"/>
              <w:left w:w="80" w:type="dxa"/>
              <w:bottom w:w="80" w:type="dxa"/>
              <w:right w:w="80" w:type="dxa"/>
            </w:tcMar>
            <w:vAlign w:val="center"/>
          </w:tcPr>
          <w:p w14:paraId="3531DC61" w14:textId="77777777" w:rsidR="008B20BB" w:rsidRDefault="00000000">
            <w:pPr>
              <w:spacing w:after="0"/>
              <w:rPr>
                <w:ins w:id="1283" w:author="Claude" w:date="2026-10-02T09:00:00Z"/>
              </w:rPr>
            </w:pPr>
            <w:ins w:id="1284" w:author="Claude" w:date="2026-10-02T09:00:00Z">
              <w:r>
                <w:rPr>
                  <w:sz w:val="15"/>
                </w:rPr>
                <w:t>Removed; every figure is now set from signed-off baselines per the stated rules</w:t>
              </w:r>
            </w:ins>
          </w:p>
        </w:tc>
      </w:tr>
      <w:tr w:rsidR="008B20BB" w14:paraId="1ACD0F2C" w14:textId="77777777">
        <w:trPr>
          <w:cantSplit/>
          <w:jc w:val="center"/>
          <w:ins w:id="1285" w:author="Claude" w:date="2026-10-02T09:00:00Z"/>
        </w:trPr>
        <w:tc>
          <w:tcPr>
            <w:tcW w:w="450" w:type="dxa"/>
            <w:tcMar>
              <w:top w:w="80" w:type="dxa"/>
              <w:left w:w="80" w:type="dxa"/>
              <w:bottom w:w="80" w:type="dxa"/>
              <w:right w:w="80" w:type="dxa"/>
            </w:tcMar>
            <w:vAlign w:val="center"/>
          </w:tcPr>
          <w:p w14:paraId="39EADF19" w14:textId="77777777" w:rsidR="008B20BB" w:rsidRDefault="00000000">
            <w:pPr>
              <w:spacing w:after="0"/>
              <w:rPr>
                <w:ins w:id="1286" w:author="Claude" w:date="2026-10-02T09:00:00Z"/>
              </w:rPr>
            </w:pPr>
            <w:ins w:id="1287" w:author="Claude" w:date="2026-10-02T09:00:00Z">
              <w:r>
                <w:rPr>
                  <w:sz w:val="15"/>
                </w:rPr>
                <w:t>15</w:t>
              </w:r>
            </w:ins>
          </w:p>
        </w:tc>
        <w:tc>
          <w:tcPr>
            <w:tcW w:w="3300" w:type="dxa"/>
            <w:tcMar>
              <w:top w:w="80" w:type="dxa"/>
              <w:left w:w="80" w:type="dxa"/>
              <w:bottom w:w="80" w:type="dxa"/>
              <w:right w:w="80" w:type="dxa"/>
            </w:tcMar>
            <w:vAlign w:val="center"/>
          </w:tcPr>
          <w:p w14:paraId="027D8A8B" w14:textId="77777777" w:rsidR="008B20BB" w:rsidRDefault="00000000">
            <w:pPr>
              <w:spacing w:after="0"/>
              <w:rPr>
                <w:ins w:id="1288" w:author="Claude" w:date="2026-10-02T09:00:00Z"/>
              </w:rPr>
            </w:pPr>
            <w:ins w:id="1289" w:author="Claude" w:date="2026-10-02T09:00:00Z">
              <w:r>
                <w:rPr>
                  <w:sz w:val="15"/>
                </w:rPr>
                <w:t>No product stickiness or retention features were defined</w:t>
              </w:r>
            </w:ins>
          </w:p>
        </w:tc>
        <w:tc>
          <w:tcPr>
            <w:tcW w:w="3000" w:type="dxa"/>
            <w:tcMar>
              <w:top w:w="80" w:type="dxa"/>
              <w:left w:w="80" w:type="dxa"/>
              <w:bottom w:w="80" w:type="dxa"/>
              <w:right w:w="80" w:type="dxa"/>
            </w:tcMar>
            <w:vAlign w:val="center"/>
          </w:tcPr>
          <w:p w14:paraId="25389C69" w14:textId="77777777" w:rsidR="008B20BB" w:rsidRDefault="00000000">
            <w:pPr>
              <w:spacing w:after="0"/>
              <w:rPr>
                <w:ins w:id="1290" w:author="Claude" w:date="2026-10-02T09:00:00Z"/>
              </w:rPr>
            </w:pPr>
            <w:ins w:id="1291" w:author="Claude" w:date="2026-10-02T09:00:00Z">
              <w:r>
                <w:rPr>
                  <w:sz w:val="15"/>
                </w:rPr>
                <w:t>Weak renewal case; easy to replace</w:t>
              </w:r>
            </w:ins>
          </w:p>
        </w:tc>
        <w:tc>
          <w:tcPr>
            <w:tcW w:w="3474" w:type="dxa"/>
            <w:tcMar>
              <w:top w:w="80" w:type="dxa"/>
              <w:left w:w="80" w:type="dxa"/>
              <w:bottom w:w="80" w:type="dxa"/>
              <w:right w:w="80" w:type="dxa"/>
            </w:tcMar>
            <w:vAlign w:val="center"/>
          </w:tcPr>
          <w:p w14:paraId="07D53E8B" w14:textId="77777777" w:rsidR="008B20BB" w:rsidRDefault="00000000">
            <w:pPr>
              <w:spacing w:after="0"/>
              <w:rPr>
                <w:ins w:id="1292" w:author="Claude" w:date="2026-10-02T09:00:00Z"/>
              </w:rPr>
            </w:pPr>
            <w:ins w:id="1293" w:author="Claude" w:date="2026-10-02T09:00:00Z">
              <w:r>
                <w:rPr>
                  <w:sz w:val="15"/>
                </w:rPr>
                <w:t>New Section 1C; foundation versus later split; scorecard retention row</w:t>
              </w:r>
            </w:ins>
          </w:p>
        </w:tc>
      </w:tr>
      <w:tr w:rsidR="008B20BB" w14:paraId="0216EF1B" w14:textId="77777777">
        <w:trPr>
          <w:cantSplit/>
          <w:jc w:val="center"/>
          <w:ins w:id="1294" w:author="Claude" w:date="2026-10-02T09:00:00Z"/>
        </w:trPr>
        <w:tc>
          <w:tcPr>
            <w:tcW w:w="450" w:type="dxa"/>
            <w:tcMar>
              <w:top w:w="80" w:type="dxa"/>
              <w:left w:w="80" w:type="dxa"/>
              <w:bottom w:w="80" w:type="dxa"/>
              <w:right w:w="80" w:type="dxa"/>
            </w:tcMar>
            <w:vAlign w:val="center"/>
          </w:tcPr>
          <w:p w14:paraId="47CBD90F" w14:textId="77777777" w:rsidR="008B20BB" w:rsidRDefault="00000000">
            <w:pPr>
              <w:spacing w:after="0"/>
              <w:rPr>
                <w:ins w:id="1295" w:author="Claude" w:date="2026-10-02T09:00:00Z"/>
              </w:rPr>
            </w:pPr>
            <w:ins w:id="1296" w:author="Claude" w:date="2026-10-02T09:00:00Z">
              <w:r>
                <w:rPr>
                  <w:sz w:val="15"/>
                </w:rPr>
                <w:t>16</w:t>
              </w:r>
            </w:ins>
          </w:p>
        </w:tc>
        <w:tc>
          <w:tcPr>
            <w:tcW w:w="3300" w:type="dxa"/>
            <w:tcMar>
              <w:top w:w="80" w:type="dxa"/>
              <w:left w:w="80" w:type="dxa"/>
              <w:bottom w:w="80" w:type="dxa"/>
              <w:right w:w="80" w:type="dxa"/>
            </w:tcMar>
            <w:vAlign w:val="center"/>
          </w:tcPr>
          <w:p w14:paraId="7252F8A0" w14:textId="77777777" w:rsidR="008B20BB" w:rsidRDefault="00000000">
            <w:pPr>
              <w:spacing w:after="0"/>
              <w:rPr>
                <w:ins w:id="1297" w:author="Claude" w:date="2026-10-02T09:00:00Z"/>
              </w:rPr>
            </w:pPr>
            <w:ins w:id="1298" w:author="Claude" w:date="2026-10-02T09:00:00Z">
              <w:r>
                <w:rPr>
                  <w:sz w:val="15"/>
                </w:rPr>
                <w:t>Competitive landscape and customer value were not stated</w:t>
              </w:r>
            </w:ins>
          </w:p>
        </w:tc>
        <w:tc>
          <w:tcPr>
            <w:tcW w:w="3000" w:type="dxa"/>
            <w:tcMar>
              <w:top w:w="80" w:type="dxa"/>
              <w:left w:w="80" w:type="dxa"/>
              <w:bottom w:w="80" w:type="dxa"/>
              <w:right w:w="80" w:type="dxa"/>
            </w:tcMar>
            <w:vAlign w:val="center"/>
          </w:tcPr>
          <w:p w14:paraId="74190CB4" w14:textId="77777777" w:rsidR="008B20BB" w:rsidRDefault="00000000">
            <w:pPr>
              <w:spacing w:after="0"/>
              <w:rPr>
                <w:ins w:id="1299" w:author="Claude" w:date="2026-10-02T09:00:00Z"/>
              </w:rPr>
            </w:pPr>
            <w:ins w:id="1300" w:author="Claude" w:date="2026-10-02T09:00:00Z">
              <w:r>
                <w:rPr>
                  <w:sz w:val="15"/>
                </w:rPr>
                <w:t>Positioning and value case unclear</w:t>
              </w:r>
            </w:ins>
          </w:p>
        </w:tc>
        <w:tc>
          <w:tcPr>
            <w:tcW w:w="3474" w:type="dxa"/>
            <w:tcMar>
              <w:top w:w="80" w:type="dxa"/>
              <w:left w:w="80" w:type="dxa"/>
              <w:bottom w:w="80" w:type="dxa"/>
              <w:right w:w="80" w:type="dxa"/>
            </w:tcMar>
            <w:vAlign w:val="center"/>
          </w:tcPr>
          <w:p w14:paraId="00095BE4" w14:textId="77777777" w:rsidR="008B20BB" w:rsidRDefault="00000000">
            <w:pPr>
              <w:spacing w:after="0"/>
              <w:rPr>
                <w:ins w:id="1301" w:author="Claude" w:date="2026-10-02T09:00:00Z"/>
              </w:rPr>
            </w:pPr>
            <w:ins w:id="1302" w:author="Claude" w:date="2026-10-02T09:00:00Z">
              <w:r>
                <w:rPr>
                  <w:sz w:val="15"/>
                </w:rPr>
                <w:t>New Section 1B</w:t>
              </w:r>
            </w:ins>
          </w:p>
        </w:tc>
      </w:tr>
      <w:tr w:rsidR="008B20BB" w14:paraId="62F7B273" w14:textId="77777777">
        <w:trPr>
          <w:cantSplit/>
          <w:jc w:val="center"/>
          <w:ins w:id="1303" w:author="Claude" w:date="2026-10-02T09:00:00Z"/>
        </w:trPr>
        <w:tc>
          <w:tcPr>
            <w:tcW w:w="450" w:type="dxa"/>
            <w:tcMar>
              <w:top w:w="80" w:type="dxa"/>
              <w:left w:w="80" w:type="dxa"/>
              <w:bottom w:w="80" w:type="dxa"/>
              <w:right w:w="80" w:type="dxa"/>
            </w:tcMar>
            <w:vAlign w:val="center"/>
          </w:tcPr>
          <w:p w14:paraId="44DF97E8" w14:textId="77777777" w:rsidR="008B20BB" w:rsidRDefault="00000000">
            <w:pPr>
              <w:spacing w:after="0"/>
              <w:rPr>
                <w:ins w:id="1304" w:author="Claude" w:date="2026-10-02T09:00:00Z"/>
              </w:rPr>
            </w:pPr>
            <w:ins w:id="1305" w:author="Claude" w:date="2026-10-02T09:00:00Z">
              <w:r>
                <w:rPr>
                  <w:sz w:val="15"/>
                </w:rPr>
                <w:lastRenderedPageBreak/>
                <w:t>17</w:t>
              </w:r>
            </w:ins>
          </w:p>
        </w:tc>
        <w:tc>
          <w:tcPr>
            <w:tcW w:w="3300" w:type="dxa"/>
            <w:tcMar>
              <w:top w:w="80" w:type="dxa"/>
              <w:left w:w="80" w:type="dxa"/>
              <w:bottom w:w="80" w:type="dxa"/>
              <w:right w:w="80" w:type="dxa"/>
            </w:tcMar>
            <w:vAlign w:val="center"/>
          </w:tcPr>
          <w:p w14:paraId="50D37026" w14:textId="77777777" w:rsidR="008B20BB" w:rsidRDefault="00000000">
            <w:pPr>
              <w:spacing w:after="0"/>
              <w:rPr>
                <w:ins w:id="1306" w:author="Claude" w:date="2026-10-02T09:00:00Z"/>
              </w:rPr>
            </w:pPr>
            <w:ins w:id="1307" w:author="Claude" w:date="2026-10-02T09:00:00Z">
              <w:r>
                <w:rPr>
                  <w:sz w:val="15"/>
                </w:rPr>
                <w:t>No land motion or time-to-first-value defined</w:t>
              </w:r>
            </w:ins>
          </w:p>
        </w:tc>
        <w:tc>
          <w:tcPr>
            <w:tcW w:w="3000" w:type="dxa"/>
            <w:tcMar>
              <w:top w:w="80" w:type="dxa"/>
              <w:left w:w="80" w:type="dxa"/>
              <w:bottom w:w="80" w:type="dxa"/>
              <w:right w:w="80" w:type="dxa"/>
            </w:tcMar>
            <w:vAlign w:val="center"/>
          </w:tcPr>
          <w:p w14:paraId="5A823366" w14:textId="77777777" w:rsidR="008B20BB" w:rsidRDefault="00000000">
            <w:pPr>
              <w:spacing w:after="0"/>
              <w:rPr>
                <w:ins w:id="1308" w:author="Claude" w:date="2026-10-02T09:00:00Z"/>
              </w:rPr>
            </w:pPr>
            <w:ins w:id="1309" w:author="Claude" w:date="2026-10-02T09:00:00Z">
              <w:r>
                <w:rPr>
                  <w:sz w:val="15"/>
                </w:rPr>
                <w:t>Long sales and onboarding cycle before proof</w:t>
              </w:r>
            </w:ins>
          </w:p>
        </w:tc>
        <w:tc>
          <w:tcPr>
            <w:tcW w:w="3474" w:type="dxa"/>
            <w:tcMar>
              <w:top w:w="80" w:type="dxa"/>
              <w:left w:w="80" w:type="dxa"/>
              <w:bottom w:w="80" w:type="dxa"/>
              <w:right w:w="80" w:type="dxa"/>
            </w:tcMar>
            <w:vAlign w:val="center"/>
          </w:tcPr>
          <w:p w14:paraId="4FFAC8D7" w14:textId="77777777" w:rsidR="008B20BB" w:rsidRDefault="00000000">
            <w:pPr>
              <w:spacing w:after="0"/>
              <w:rPr>
                <w:ins w:id="1310" w:author="Claude" w:date="2026-10-02T09:00:00Z"/>
              </w:rPr>
            </w:pPr>
            <w:ins w:id="1311" w:author="Claude" w:date="2026-10-02T09:00:00Z">
              <w:r>
                <w:rPr>
                  <w:sz w:val="15"/>
                </w:rPr>
                <w:t>Read-only diagnostic (A15-lite) adopted as the entry offer; Decisions 15–16 and Section 17 Action 17</w:t>
              </w:r>
            </w:ins>
          </w:p>
        </w:tc>
      </w:tr>
      <w:tr w:rsidR="008B20BB" w14:paraId="75CAAF66" w14:textId="77777777">
        <w:trPr>
          <w:cantSplit/>
          <w:jc w:val="center"/>
          <w:ins w:id="1312" w:author="Claude" w:date="2026-10-02T09:00:00Z"/>
        </w:trPr>
        <w:tc>
          <w:tcPr>
            <w:tcW w:w="450" w:type="dxa"/>
            <w:tcMar>
              <w:top w:w="80" w:type="dxa"/>
              <w:left w:w="80" w:type="dxa"/>
              <w:bottom w:w="80" w:type="dxa"/>
              <w:right w:w="80" w:type="dxa"/>
            </w:tcMar>
            <w:vAlign w:val="center"/>
          </w:tcPr>
          <w:p w14:paraId="5385D785" w14:textId="77777777" w:rsidR="008B20BB" w:rsidRDefault="00000000">
            <w:pPr>
              <w:spacing w:after="0"/>
              <w:rPr>
                <w:ins w:id="1313" w:author="Claude" w:date="2026-10-02T09:00:00Z"/>
              </w:rPr>
            </w:pPr>
            <w:ins w:id="1314" w:author="Claude" w:date="2026-10-02T09:00:00Z">
              <w:r>
                <w:rPr>
                  <w:sz w:val="15"/>
                </w:rPr>
                <w:t>18</w:t>
              </w:r>
            </w:ins>
          </w:p>
        </w:tc>
        <w:tc>
          <w:tcPr>
            <w:tcW w:w="3300" w:type="dxa"/>
            <w:tcMar>
              <w:top w:w="80" w:type="dxa"/>
              <w:left w:w="80" w:type="dxa"/>
              <w:bottom w:w="80" w:type="dxa"/>
              <w:right w:w="80" w:type="dxa"/>
            </w:tcMar>
            <w:vAlign w:val="center"/>
          </w:tcPr>
          <w:p w14:paraId="50A9D8D1" w14:textId="77777777" w:rsidR="008B20BB" w:rsidRDefault="00000000">
            <w:pPr>
              <w:spacing w:after="0"/>
              <w:rPr>
                <w:ins w:id="1315" w:author="Claude" w:date="2026-10-02T09:00:00Z"/>
              </w:rPr>
            </w:pPr>
            <w:ins w:id="1316" w:author="Claude" w:date="2026-10-02T09:00:00Z">
              <w:r>
                <w:rPr>
                  <w:sz w:val="15"/>
                </w:rPr>
                <w:t>Foundation priorities and implementation focus were implicit</w:t>
              </w:r>
            </w:ins>
          </w:p>
        </w:tc>
        <w:tc>
          <w:tcPr>
            <w:tcW w:w="3000" w:type="dxa"/>
            <w:tcMar>
              <w:top w:w="80" w:type="dxa"/>
              <w:left w:w="80" w:type="dxa"/>
              <w:bottom w:w="80" w:type="dxa"/>
              <w:right w:w="80" w:type="dxa"/>
            </w:tcMar>
            <w:vAlign w:val="center"/>
          </w:tcPr>
          <w:p w14:paraId="1EEF990D" w14:textId="77777777" w:rsidR="008B20BB" w:rsidRDefault="00000000">
            <w:pPr>
              <w:spacing w:after="0"/>
              <w:rPr>
                <w:ins w:id="1317" w:author="Claude" w:date="2026-10-02T09:00:00Z"/>
              </w:rPr>
            </w:pPr>
            <w:ins w:id="1318" w:author="Claude" w:date="2026-10-02T09:00:00Z">
              <w:r>
                <w:rPr>
                  <w:sz w:val="15"/>
                </w:rPr>
                <w:t>Teams may build breadth before the value engine</w:t>
              </w:r>
            </w:ins>
          </w:p>
        </w:tc>
        <w:tc>
          <w:tcPr>
            <w:tcW w:w="3474" w:type="dxa"/>
            <w:tcMar>
              <w:top w:w="80" w:type="dxa"/>
              <w:left w:w="80" w:type="dxa"/>
              <w:bottom w:w="80" w:type="dxa"/>
              <w:right w:w="80" w:type="dxa"/>
            </w:tcMar>
            <w:vAlign w:val="center"/>
          </w:tcPr>
          <w:p w14:paraId="68CF5A5E" w14:textId="77777777" w:rsidR="008B20BB" w:rsidRDefault="00000000">
            <w:pPr>
              <w:spacing w:after="0"/>
              <w:rPr>
                <w:ins w:id="1319" w:author="Claude" w:date="2026-10-02T09:00:00Z"/>
              </w:rPr>
            </w:pPr>
            <w:ins w:id="1320" w:author="Claude" w:date="2026-10-02T09:00:00Z">
              <w:r>
                <w:rPr>
                  <w:sz w:val="15"/>
                </w:rPr>
                <w:t>New Section 11C; Section 17 Actions 16 and 18</w:t>
              </w:r>
            </w:ins>
          </w:p>
        </w:tc>
      </w:tr>
      <w:tr w:rsidR="008B20BB" w14:paraId="20F33A93" w14:textId="77777777">
        <w:trPr>
          <w:cantSplit/>
          <w:jc w:val="center"/>
          <w:ins w:id="1321" w:author="Claude" w:date="2026-10-02T09:00:00Z"/>
        </w:trPr>
        <w:tc>
          <w:tcPr>
            <w:tcW w:w="450" w:type="dxa"/>
            <w:tcMar>
              <w:top w:w="80" w:type="dxa"/>
              <w:left w:w="80" w:type="dxa"/>
              <w:bottom w:w="80" w:type="dxa"/>
              <w:right w:w="80" w:type="dxa"/>
            </w:tcMar>
            <w:vAlign w:val="center"/>
          </w:tcPr>
          <w:p w14:paraId="7BB7C16E" w14:textId="77777777" w:rsidR="008B20BB" w:rsidRDefault="00000000">
            <w:pPr>
              <w:spacing w:after="0"/>
              <w:rPr>
                <w:ins w:id="1322" w:author="Claude" w:date="2026-10-02T09:00:00Z"/>
              </w:rPr>
            </w:pPr>
            <w:ins w:id="1323" w:author="Claude" w:date="2026-10-02T09:00:00Z">
              <w:r>
                <w:rPr>
                  <w:sz w:val="15"/>
                </w:rPr>
                <w:t>19</w:t>
              </w:r>
            </w:ins>
          </w:p>
        </w:tc>
        <w:tc>
          <w:tcPr>
            <w:tcW w:w="3300" w:type="dxa"/>
            <w:tcMar>
              <w:top w:w="80" w:type="dxa"/>
              <w:left w:w="80" w:type="dxa"/>
              <w:bottom w:w="80" w:type="dxa"/>
              <w:right w:w="80" w:type="dxa"/>
            </w:tcMar>
            <w:vAlign w:val="center"/>
          </w:tcPr>
          <w:p w14:paraId="53849005" w14:textId="77777777" w:rsidR="008B20BB" w:rsidRDefault="00000000">
            <w:pPr>
              <w:spacing w:after="0"/>
              <w:rPr>
                <w:ins w:id="1324" w:author="Claude" w:date="2026-10-02T09:00:00Z"/>
              </w:rPr>
            </w:pPr>
            <w:ins w:id="1325" w:author="Claude" w:date="2026-10-02T09:00:00Z">
              <w:r>
                <w:rPr>
                  <w:sz w:val="15"/>
                </w:rPr>
                <w:t>Formatting: numbered list in Section 8 continued from Section 1; table text sizes varied; rows split across pages; no table of contents</w:t>
              </w:r>
            </w:ins>
          </w:p>
        </w:tc>
        <w:tc>
          <w:tcPr>
            <w:tcW w:w="3000" w:type="dxa"/>
            <w:tcMar>
              <w:top w:w="80" w:type="dxa"/>
              <w:left w:w="80" w:type="dxa"/>
              <w:bottom w:w="80" w:type="dxa"/>
              <w:right w:w="80" w:type="dxa"/>
            </w:tcMar>
            <w:vAlign w:val="center"/>
          </w:tcPr>
          <w:p w14:paraId="1F9601C9" w14:textId="77777777" w:rsidR="008B20BB" w:rsidRDefault="00000000">
            <w:pPr>
              <w:spacing w:after="0"/>
              <w:rPr>
                <w:ins w:id="1326" w:author="Claude" w:date="2026-10-02T09:00:00Z"/>
              </w:rPr>
            </w:pPr>
            <w:ins w:id="1327" w:author="Claude" w:date="2026-10-02T09:00:00Z">
              <w:r>
                <w:rPr>
                  <w:sz w:val="15"/>
                </w:rPr>
                <w:t>Reduces readability and looks unfinished</w:t>
              </w:r>
            </w:ins>
          </w:p>
        </w:tc>
        <w:tc>
          <w:tcPr>
            <w:tcW w:w="3474" w:type="dxa"/>
            <w:tcMar>
              <w:top w:w="80" w:type="dxa"/>
              <w:left w:w="80" w:type="dxa"/>
              <w:bottom w:w="80" w:type="dxa"/>
              <w:right w:w="80" w:type="dxa"/>
            </w:tcMar>
            <w:vAlign w:val="center"/>
          </w:tcPr>
          <w:p w14:paraId="58CF3A0F" w14:textId="77777777" w:rsidR="008B20BB" w:rsidRDefault="00000000">
            <w:pPr>
              <w:spacing w:after="0"/>
              <w:rPr>
                <w:ins w:id="1328" w:author="Claude" w:date="2026-10-02T09:00:00Z"/>
              </w:rPr>
            </w:pPr>
            <w:ins w:id="1329" w:author="Claude" w:date="2026-10-02T09:00:00Z">
              <w:r>
                <w:rPr>
                  <w:sz w:val="15"/>
                </w:rPr>
                <w:t>Numbering restarted; table text unified; rows kept together; spacing fixed; table of contents added</w:t>
              </w:r>
            </w:ins>
          </w:p>
        </w:tc>
      </w:tr>
    </w:tbl>
    <w:p w14:paraId="2E1AED2C" w14:textId="77777777" w:rsidR="008B20BB" w:rsidRDefault="008B20BB"/>
    <w:sectPr w:rsidR="008B20BB"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306E5" w14:textId="77777777" w:rsidR="00323ECF" w:rsidRDefault="00323ECF">
      <w:pPr>
        <w:spacing w:after="0" w:line="240" w:lineRule="auto"/>
      </w:pPr>
      <w:r>
        <w:separator/>
      </w:r>
    </w:p>
  </w:endnote>
  <w:endnote w:type="continuationSeparator" w:id="0">
    <w:p w14:paraId="7051F5F8" w14:textId="77777777" w:rsidR="00323ECF" w:rsidRDefault="00323E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E988D" w14:textId="77777777" w:rsidR="00DA0C49" w:rsidRDefault="00B10EEA">
    <w:pPr>
      <w:pStyle w:val="Footer"/>
      <w:jc w:val="right"/>
    </w:pPr>
    <w:r>
      <w:rPr>
        <w:color w:val="787878"/>
        <w:sz w:val="15"/>
      </w:rPr>
      <w:t xml:space="preserve">Page </w:t>
    </w:r>
    <w:r>
      <w:rPr>
        <w:color w:val="787878"/>
        <w:sz w:val="15"/>
      </w:rPr>
      <w:fldChar w:fldCharType="begin"/>
    </w:r>
    <w:r>
      <w:rPr>
        <w:color w:val="787878"/>
        <w:sz w:val="15"/>
      </w:rPr>
      <w:instrText xml:space="preserve"> PAGE </w:instrText>
    </w:r>
    <w:r>
      <w:rPr>
        <w:color w:val="787878"/>
        <w:sz w:val="15"/>
      </w:rPr>
      <w:fldChar w:fldCharType="separate"/>
    </w:r>
    <w:r w:rsidR="00344E7B">
      <w:rPr>
        <w:noProof/>
        <w:color w:val="787878"/>
        <w:sz w:val="15"/>
      </w:rPr>
      <w:t>1</w:t>
    </w:r>
    <w:r>
      <w:rPr>
        <w:color w:val="787878"/>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03FDA" w14:textId="77777777" w:rsidR="00323ECF" w:rsidRDefault="00323ECF">
      <w:pPr>
        <w:spacing w:after="0" w:line="240" w:lineRule="auto"/>
      </w:pPr>
      <w:r>
        <w:separator/>
      </w:r>
    </w:p>
  </w:footnote>
  <w:footnote w:type="continuationSeparator" w:id="0">
    <w:p w14:paraId="31D1E043" w14:textId="77777777" w:rsidR="00323ECF" w:rsidRDefault="00323E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12188" w14:textId="77777777" w:rsidR="00DA0C49" w:rsidRDefault="00B10EEA">
    <w:pPr>
      <w:pStyle w:val="Header"/>
      <w:jc w:val="right"/>
    </w:pPr>
    <w:r>
      <w:rPr>
        <w:b/>
        <w:color w:val="6E6E6E"/>
        <w:sz w:val="15"/>
      </w:rPr>
      <w:t>KRISNNAI RCM | INTERNAL PRODUCT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467556">
    <w:abstractNumId w:val="8"/>
  </w:num>
  <w:num w:numId="2" w16cid:durableId="11104219">
    <w:abstractNumId w:val="6"/>
  </w:num>
  <w:num w:numId="3" w16cid:durableId="330914923">
    <w:abstractNumId w:val="5"/>
  </w:num>
  <w:num w:numId="4" w16cid:durableId="335806873">
    <w:abstractNumId w:val="4"/>
  </w:num>
  <w:num w:numId="5" w16cid:durableId="95517963">
    <w:abstractNumId w:val="7"/>
  </w:num>
  <w:num w:numId="6" w16cid:durableId="1082876707">
    <w:abstractNumId w:val="3"/>
  </w:num>
  <w:num w:numId="7" w16cid:durableId="1244028470">
    <w:abstractNumId w:val="2"/>
  </w:num>
  <w:num w:numId="8" w16cid:durableId="1749763968">
    <w:abstractNumId w:val="1"/>
  </w:num>
  <w:num w:numId="9" w16cid:durableId="1098066931">
    <w:abstractNumId w:val="0"/>
  </w:num>
  <w:num w:numId="10" w16cid:durableId="131625330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7CC5"/>
    <w:rsid w:val="00213F26"/>
    <w:rsid w:val="0029639D"/>
    <w:rsid w:val="00323ECF"/>
    <w:rsid w:val="00326F90"/>
    <w:rsid w:val="00344E7B"/>
    <w:rsid w:val="00371308"/>
    <w:rsid w:val="00653114"/>
    <w:rsid w:val="008B20BB"/>
    <w:rsid w:val="00AA1D8D"/>
    <w:rsid w:val="00B10EEA"/>
    <w:rsid w:val="00B47730"/>
    <w:rsid w:val="00CB0664"/>
    <w:rsid w:val="00DA0C49"/>
    <w:rsid w:val="00E950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276E60"/>
  <w14:defaultImageDpi w14:val="300"/>
  <w15:docId w15:val="{2BB138AE-7832-493D-A7D9-1A59AF861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pPr>
      <w:tabs>
        <w:tab w:val="right" w:leader="dot" w:pos="10224"/>
      </w:tabs>
      <w:spacing w:before="40" w:after="60" w:line="240" w:lineRule="auto"/>
    </w:pPr>
    <w:rPr>
      <w:sz w:val="21"/>
    </w:rPr>
  </w:style>
  <w:style w:type="paragraph" w:styleId="TOC2">
    <w:name w:val="toc 2"/>
    <w:basedOn w:val="Normal"/>
    <w:next w:val="Normal"/>
    <w:autoRedefine/>
    <w:uiPriority w:val="39"/>
    <w:unhideWhenUsed/>
    <w:pPr>
      <w:tabs>
        <w:tab w:val="right" w:leader="dot" w:pos="10224"/>
      </w:tabs>
      <w:spacing w:after="40" w:line="240" w:lineRule="auto"/>
      <w:ind w:left="220"/>
    </w:pPr>
  </w:style>
  <w:style w:type="paragraph" w:styleId="Revision">
    <w:name w:val="Revision"/>
    <w:hidden/>
    <w:uiPriority w:val="99"/>
    <w:semiHidden/>
    <w:rsid w:val="00157CC5"/>
    <w:pPr>
      <w:spacing w:after="0" w:line="240" w:lineRule="auto"/>
    </w:pPr>
    <w:rPr>
      <w:rFonts w:ascii="Aptos" w:hAnsi="Aptos"/>
      <w:sz w:val="19"/>
    </w:rPr>
  </w:style>
  <w:style w:type="character" w:styleId="Hyperlink">
    <w:name w:val="Hyperlink"/>
    <w:basedOn w:val="DefaultParagraphFont"/>
    <w:uiPriority w:val="99"/>
    <w:unhideWhenUsed/>
    <w:rsid w:val="00E9509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26</Pages>
  <Words>11891</Words>
  <Characters>67782</Characters>
  <Application>Microsoft Office Word</Application>
  <DocSecurity>0</DocSecurity>
  <Lines>564</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KrisnnAI RCM – Advanced Intelligent Automation Platform</dc:title>
  <dc:subject>Internal product and build strategy for advanced healthcare RCM automation</dc:subject>
  <dc:creator>KrisnnAI / Shaster Technologies</dc:creator>
  <cp:keywords/>
  <dc:description>Internal discussion draft</dc:description>
  <cp:lastModifiedBy>Hariharanath Kappagantula</cp:lastModifiedBy>
  <cp:revision>5</cp:revision>
  <dcterms:created xsi:type="dcterms:W3CDTF">2026-10-02T08:29:00Z</dcterms:created>
  <dcterms:modified xsi:type="dcterms:W3CDTF">2026-10-04T13:10:00Z</dcterms:modified>
  <cp:category/>
</cp:coreProperties>
</file>